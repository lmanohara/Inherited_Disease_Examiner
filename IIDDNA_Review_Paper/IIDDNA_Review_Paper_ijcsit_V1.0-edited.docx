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6D1" w:rsidRDefault="000C56D1" w:rsidP="00783E50">
      <w:pPr>
        <w:spacing w:after="480" w:line="240" w:lineRule="auto"/>
        <w:jc w:val="center"/>
        <w:rPr>
          <w:rFonts w:ascii="Garamond" w:hAnsi="Garamond"/>
          <w:b/>
          <w:sz w:val="40"/>
          <w:szCs w:val="40"/>
        </w:rPr>
      </w:pPr>
      <w:r w:rsidRPr="000C56D1">
        <w:rPr>
          <w:rFonts w:ascii="Garamond" w:hAnsi="Garamond"/>
          <w:b/>
          <w:sz w:val="40"/>
          <w:szCs w:val="40"/>
        </w:rPr>
        <w:t>Review on State of Art Data Mining and Pattern Recognizing Models for Identifies Inherited Diseases</w:t>
      </w:r>
    </w:p>
    <w:p w:rsidR="000C56D1" w:rsidRDefault="000C56D1" w:rsidP="00783E50">
      <w:pPr>
        <w:spacing w:after="240" w:line="240" w:lineRule="auto"/>
        <w:jc w:val="center"/>
        <w:rPr>
          <w:rFonts w:ascii="Times New Roman" w:hAnsi="Times New Roman" w:cs="Times New Roman"/>
          <w:sz w:val="26"/>
          <w:szCs w:val="24"/>
          <w:vertAlign w:val="superscript"/>
        </w:rPr>
      </w:pPr>
      <w:r w:rsidRPr="00624C27">
        <w:rPr>
          <w:rFonts w:ascii="Times New Roman" w:hAnsi="Times New Roman" w:cs="Times New Roman"/>
          <w:sz w:val="26"/>
          <w:szCs w:val="24"/>
        </w:rPr>
        <w:t>Lahiru Iddamalgoda</w:t>
      </w:r>
      <w:r w:rsidR="00E40206" w:rsidRPr="00624C27">
        <w:rPr>
          <w:rFonts w:ascii="Times New Roman" w:hAnsi="Times New Roman" w:cs="Times New Roman"/>
          <w:sz w:val="26"/>
          <w:szCs w:val="24"/>
          <w:vertAlign w:val="superscript"/>
        </w:rPr>
        <w:t>1</w:t>
      </w:r>
      <w:r w:rsidR="00624C27" w:rsidRPr="00624C27">
        <w:rPr>
          <w:rFonts w:ascii="Times New Roman" w:hAnsi="Times New Roman" w:cs="Times New Roman"/>
          <w:sz w:val="26"/>
          <w:szCs w:val="24"/>
        </w:rPr>
        <w:t xml:space="preserve"> and</w:t>
      </w:r>
      <w:ins w:id="0" w:author="Lahiru" w:date="2015-04-11T00:54:00Z">
        <w:r w:rsidR="004C793B">
          <w:rPr>
            <w:rFonts w:ascii="Times New Roman" w:hAnsi="Times New Roman" w:cs="Times New Roman"/>
            <w:sz w:val="26"/>
            <w:szCs w:val="24"/>
          </w:rPr>
          <w:t xml:space="preserve"> </w:t>
        </w:r>
      </w:ins>
      <w:proofErr w:type="spellStart"/>
      <w:r w:rsidR="00783E50">
        <w:rPr>
          <w:rFonts w:ascii="Times New Roman" w:hAnsi="Times New Roman" w:cs="Times New Roman"/>
          <w:sz w:val="26"/>
          <w:szCs w:val="24"/>
        </w:rPr>
        <w:t>Achala</w:t>
      </w:r>
      <w:proofErr w:type="spellEnd"/>
      <w:r w:rsidR="00783E50">
        <w:rPr>
          <w:rFonts w:ascii="Times New Roman" w:hAnsi="Times New Roman" w:cs="Times New Roman"/>
          <w:sz w:val="26"/>
          <w:szCs w:val="24"/>
        </w:rPr>
        <w:t xml:space="preserve"> Aponso</w:t>
      </w:r>
      <w:r w:rsidR="00783E50">
        <w:rPr>
          <w:rFonts w:ascii="Times New Roman" w:hAnsi="Times New Roman" w:cs="Times New Roman"/>
          <w:sz w:val="26"/>
          <w:szCs w:val="24"/>
          <w:vertAlign w:val="superscript"/>
        </w:rPr>
        <w:t>2</w:t>
      </w:r>
    </w:p>
    <w:p w:rsidR="00783E50" w:rsidRPr="00783E50" w:rsidRDefault="00783E50" w:rsidP="00783E50">
      <w:pPr>
        <w:autoSpaceDE w:val="0"/>
        <w:autoSpaceDN w:val="0"/>
        <w:adjustRightInd w:val="0"/>
        <w:spacing w:after="0" w:line="240" w:lineRule="auto"/>
        <w:jc w:val="center"/>
        <w:rPr>
          <w:rFonts w:ascii="Times New Roman" w:hAnsi="Times New Roman" w:cs="Times New Roman"/>
          <w:sz w:val="24"/>
          <w:szCs w:val="24"/>
        </w:rPr>
      </w:pPr>
      <w:proofErr w:type="gramStart"/>
      <w:r w:rsidRPr="00783E50">
        <w:rPr>
          <w:rFonts w:ascii="Times New Roman" w:hAnsi="Times New Roman" w:cs="Times New Roman"/>
          <w:sz w:val="24"/>
          <w:szCs w:val="24"/>
          <w:vertAlign w:val="superscript"/>
        </w:rPr>
        <w:t>1</w:t>
      </w:r>
      <w:r w:rsidRPr="00783E50">
        <w:rPr>
          <w:rFonts w:ascii="Times New Roman" w:hAnsi="Times New Roman" w:cs="Times New Roman"/>
          <w:sz w:val="24"/>
          <w:szCs w:val="24"/>
        </w:rPr>
        <w:t>Department of Computing</w:t>
      </w:r>
      <w:r>
        <w:rPr>
          <w:rFonts w:ascii="Times New Roman" w:hAnsi="Times New Roman" w:cs="Times New Roman"/>
          <w:sz w:val="24"/>
          <w:szCs w:val="24"/>
        </w:rPr>
        <w:t>,</w:t>
      </w:r>
      <w:r w:rsidRPr="00783E50">
        <w:rPr>
          <w:rFonts w:ascii="Times New Roman" w:hAnsi="Times New Roman" w:cs="Times New Roman"/>
          <w:sz w:val="24"/>
          <w:szCs w:val="24"/>
        </w:rPr>
        <w:t xml:space="preserve"> Informatics Institute of Technology</w:t>
      </w:r>
      <w:r>
        <w:rPr>
          <w:rFonts w:ascii="Times New Roman" w:hAnsi="Times New Roman" w:cs="Times New Roman"/>
          <w:sz w:val="24"/>
          <w:szCs w:val="24"/>
        </w:rPr>
        <w:t>,</w:t>
      </w:r>
      <w:r w:rsidRPr="00783E50">
        <w:rPr>
          <w:rFonts w:ascii="Times New Roman" w:hAnsi="Times New Roman" w:cs="Times New Roman"/>
          <w:sz w:val="24"/>
          <w:szCs w:val="24"/>
        </w:rPr>
        <w:t xml:space="preserve"> University of Westminster</w:t>
      </w:r>
      <w:r>
        <w:rPr>
          <w:rFonts w:ascii="Times New Roman" w:hAnsi="Times New Roman" w:cs="Times New Roman"/>
          <w:sz w:val="24"/>
          <w:szCs w:val="24"/>
        </w:rPr>
        <w:t>,</w:t>
      </w:r>
      <w:r w:rsidRPr="00783E50">
        <w:rPr>
          <w:rFonts w:ascii="Times New Roman" w:hAnsi="Times New Roman" w:cs="Times New Roman"/>
          <w:sz w:val="24"/>
          <w:szCs w:val="24"/>
        </w:rPr>
        <w:t xml:space="preserve"> Colombo, Sri Lanka.</w:t>
      </w:r>
      <w:proofErr w:type="gramEnd"/>
    </w:p>
    <w:p w:rsidR="00783E50" w:rsidRPr="00783E50" w:rsidRDefault="001524BD" w:rsidP="00783E50">
      <w:pPr>
        <w:spacing w:after="0" w:line="240" w:lineRule="auto"/>
        <w:jc w:val="center"/>
        <w:rPr>
          <w:rStyle w:val="Hyperlink"/>
          <w:rFonts w:ascii="Courier New" w:eastAsia="Times New Roman" w:hAnsi="Courier New" w:cs="Courier New"/>
          <w:iCs/>
          <w:color w:val="0000FF"/>
          <w:lang w:val="en-GB"/>
        </w:rPr>
      </w:pPr>
      <w:hyperlink r:id="rId9" w:history="1">
        <w:r w:rsidR="00783E50" w:rsidRPr="00783E50">
          <w:rPr>
            <w:rStyle w:val="Hyperlink"/>
            <w:rFonts w:ascii="Courier New" w:eastAsia="Times New Roman" w:hAnsi="Courier New" w:cs="Courier New"/>
            <w:iCs/>
            <w:color w:val="0000FF"/>
            <w:sz w:val="20"/>
            <w:szCs w:val="20"/>
            <w:lang w:val="en-GB"/>
          </w:rPr>
          <w:t>lmanohara99@gmail.com</w:t>
        </w:r>
      </w:hyperlink>
    </w:p>
    <w:p w:rsidR="00783E50" w:rsidRPr="00783E50" w:rsidRDefault="00783E50" w:rsidP="00783E50">
      <w:pPr>
        <w:autoSpaceDE w:val="0"/>
        <w:autoSpaceDN w:val="0"/>
        <w:adjustRightInd w:val="0"/>
        <w:spacing w:after="0" w:line="240" w:lineRule="auto"/>
        <w:jc w:val="center"/>
        <w:rPr>
          <w:rFonts w:ascii="Times New Roman" w:hAnsi="Times New Roman" w:cs="Times New Roman"/>
          <w:sz w:val="24"/>
          <w:szCs w:val="24"/>
        </w:rPr>
      </w:pPr>
      <w:proofErr w:type="gramStart"/>
      <w:r w:rsidRPr="00783E50">
        <w:rPr>
          <w:rFonts w:ascii="Times New Roman" w:hAnsi="Times New Roman" w:cs="Times New Roman"/>
          <w:sz w:val="24"/>
          <w:szCs w:val="24"/>
          <w:vertAlign w:val="superscript"/>
        </w:rPr>
        <w:t>2</w:t>
      </w:r>
      <w:r w:rsidRPr="00783E50">
        <w:rPr>
          <w:rFonts w:ascii="Times New Roman" w:hAnsi="Times New Roman" w:cs="Times New Roman"/>
          <w:sz w:val="24"/>
          <w:szCs w:val="24"/>
        </w:rPr>
        <w:t>Department of Computing</w:t>
      </w:r>
      <w:r>
        <w:rPr>
          <w:rFonts w:ascii="Times New Roman" w:hAnsi="Times New Roman" w:cs="Times New Roman"/>
          <w:sz w:val="24"/>
          <w:szCs w:val="24"/>
        </w:rPr>
        <w:t>,</w:t>
      </w:r>
      <w:r w:rsidRPr="00783E50">
        <w:rPr>
          <w:rFonts w:ascii="Times New Roman" w:hAnsi="Times New Roman" w:cs="Times New Roman"/>
          <w:sz w:val="24"/>
          <w:szCs w:val="24"/>
        </w:rPr>
        <w:t xml:space="preserve"> Informatics Institute of Technology</w:t>
      </w:r>
      <w:r>
        <w:rPr>
          <w:rFonts w:ascii="Times New Roman" w:hAnsi="Times New Roman" w:cs="Times New Roman"/>
          <w:sz w:val="24"/>
          <w:szCs w:val="24"/>
        </w:rPr>
        <w:t>,</w:t>
      </w:r>
      <w:r w:rsidRPr="00783E50">
        <w:rPr>
          <w:rFonts w:ascii="Times New Roman" w:hAnsi="Times New Roman" w:cs="Times New Roman"/>
          <w:sz w:val="24"/>
          <w:szCs w:val="24"/>
        </w:rPr>
        <w:t xml:space="preserve"> University of Westminster</w:t>
      </w:r>
      <w:r>
        <w:rPr>
          <w:rFonts w:ascii="Times New Roman" w:hAnsi="Times New Roman" w:cs="Times New Roman"/>
          <w:sz w:val="24"/>
          <w:szCs w:val="24"/>
        </w:rPr>
        <w:t>,</w:t>
      </w:r>
      <w:r w:rsidRPr="00783E50">
        <w:rPr>
          <w:rFonts w:ascii="Times New Roman" w:hAnsi="Times New Roman" w:cs="Times New Roman"/>
          <w:sz w:val="24"/>
          <w:szCs w:val="24"/>
        </w:rPr>
        <w:t xml:space="preserve"> Colombo, Sri Lanka.</w:t>
      </w:r>
      <w:proofErr w:type="gramEnd"/>
    </w:p>
    <w:p w:rsidR="00C570C4" w:rsidRDefault="001524BD" w:rsidP="00C570C4">
      <w:pPr>
        <w:spacing w:after="360" w:line="240" w:lineRule="auto"/>
        <w:jc w:val="center"/>
        <w:rPr>
          <w:rStyle w:val="Hyperlink"/>
          <w:rFonts w:ascii="Courier New" w:eastAsia="Times New Roman" w:hAnsi="Courier New" w:cs="Courier New"/>
          <w:iCs/>
          <w:color w:val="0000FF"/>
          <w:sz w:val="20"/>
          <w:szCs w:val="20"/>
          <w:lang w:val="en-GB"/>
        </w:rPr>
      </w:pPr>
      <w:hyperlink r:id="rId10" w:history="1">
        <w:r w:rsidR="00783E50" w:rsidRPr="00783E50">
          <w:rPr>
            <w:rStyle w:val="Hyperlink"/>
            <w:rFonts w:ascii="Courier New" w:eastAsia="Times New Roman" w:hAnsi="Courier New" w:cs="Courier New"/>
            <w:iCs/>
            <w:color w:val="0000FF"/>
            <w:sz w:val="20"/>
            <w:szCs w:val="20"/>
            <w:lang w:val="en-GB"/>
          </w:rPr>
          <w:t>ach.chathuranga@gmail.com</w:t>
        </w:r>
      </w:hyperlink>
    </w:p>
    <w:p w:rsidR="004F0C47" w:rsidRPr="004F0C47" w:rsidRDefault="004F0C47" w:rsidP="004F0C47">
      <w:pPr>
        <w:pStyle w:val="Heading1"/>
        <w:spacing w:before="0" w:after="120"/>
        <w:rPr>
          <w:rFonts w:cs="Times New Roman"/>
          <w:bCs w:val="0"/>
          <w:i/>
          <w:iCs/>
          <w:sz w:val="26"/>
        </w:rPr>
      </w:pPr>
      <w:r w:rsidRPr="004F0C47">
        <w:rPr>
          <w:rFonts w:cs="Times New Roman"/>
          <w:bCs w:val="0"/>
          <w:i/>
          <w:iCs/>
          <w:sz w:val="26"/>
        </w:rPr>
        <w:t>Abstract</w:t>
      </w:r>
    </w:p>
    <w:p w:rsidR="004F0C47" w:rsidRPr="004F0C47" w:rsidRDefault="004F0C47" w:rsidP="00692388">
      <w:pPr>
        <w:spacing w:after="240" w:line="240" w:lineRule="auto"/>
        <w:jc w:val="both"/>
        <w:rPr>
          <w:rFonts w:ascii="Times New Roman" w:hAnsi="Times New Roman" w:cs="Times New Roman"/>
          <w:i/>
          <w:sz w:val="20"/>
          <w:szCs w:val="20"/>
        </w:rPr>
      </w:pPr>
      <w:r w:rsidRPr="004F0C47">
        <w:rPr>
          <w:rFonts w:ascii="Times New Roman" w:hAnsi="Times New Roman" w:cs="Times New Roman"/>
          <w:i/>
          <w:sz w:val="20"/>
          <w:szCs w:val="20"/>
        </w:rPr>
        <w:t>Data mining and pattern recognizing methods</w:t>
      </w:r>
      <w:del w:id="1" w:author="Medie" w:date="2015-04-09T17:39:00Z">
        <w:r w:rsidRPr="004F0C47" w:rsidDel="00060FB1">
          <w:rPr>
            <w:rFonts w:ascii="Times New Roman" w:hAnsi="Times New Roman" w:cs="Times New Roman"/>
            <w:i/>
            <w:sz w:val="20"/>
            <w:szCs w:val="20"/>
          </w:rPr>
          <w:delText xml:space="preserve"> are</w:delText>
        </w:r>
      </w:del>
      <w:r w:rsidRPr="004F0C47">
        <w:rPr>
          <w:rFonts w:ascii="Times New Roman" w:hAnsi="Times New Roman" w:cs="Times New Roman"/>
          <w:i/>
          <w:sz w:val="20"/>
          <w:szCs w:val="20"/>
        </w:rPr>
        <w:t xml:space="preserve"> reve</w:t>
      </w:r>
      <w:ins w:id="2" w:author="Medie" w:date="2015-04-09T17:39:00Z">
        <w:r w:rsidR="00060FB1">
          <w:rPr>
            <w:rFonts w:ascii="Times New Roman" w:hAnsi="Times New Roman" w:cs="Times New Roman"/>
            <w:i/>
            <w:sz w:val="20"/>
            <w:szCs w:val="20"/>
          </w:rPr>
          <w:t>a</w:t>
        </w:r>
      </w:ins>
      <w:r w:rsidRPr="004F0C47">
        <w:rPr>
          <w:rFonts w:ascii="Times New Roman" w:hAnsi="Times New Roman" w:cs="Times New Roman"/>
          <w:i/>
          <w:sz w:val="20"/>
          <w:szCs w:val="20"/>
        </w:rPr>
        <w:t>l</w:t>
      </w:r>
      <w:del w:id="3" w:author="Medie" w:date="2015-04-09T17:39:00Z">
        <w:r w:rsidRPr="004F0C47" w:rsidDel="00060FB1">
          <w:rPr>
            <w:rFonts w:ascii="Times New Roman" w:hAnsi="Times New Roman" w:cs="Times New Roman"/>
            <w:i/>
            <w:sz w:val="20"/>
            <w:szCs w:val="20"/>
          </w:rPr>
          <w:delText>ed</w:delText>
        </w:r>
      </w:del>
      <w:r w:rsidRPr="004F0C47">
        <w:rPr>
          <w:rFonts w:ascii="Times New Roman" w:hAnsi="Times New Roman" w:cs="Times New Roman"/>
          <w:i/>
          <w:sz w:val="20"/>
          <w:szCs w:val="20"/>
        </w:rPr>
        <w:t xml:space="preserve"> interesting finding</w:t>
      </w:r>
      <w:ins w:id="4" w:author="Medie" w:date="2015-04-09T17:39:00Z">
        <w:r w:rsidR="00060FB1">
          <w:rPr>
            <w:rFonts w:ascii="Times New Roman" w:hAnsi="Times New Roman" w:cs="Times New Roman"/>
            <w:i/>
            <w:sz w:val="20"/>
            <w:szCs w:val="20"/>
          </w:rPr>
          <w:t>s</w:t>
        </w:r>
      </w:ins>
      <w:r w:rsidRPr="004F0C47">
        <w:rPr>
          <w:rFonts w:ascii="Times New Roman" w:hAnsi="Times New Roman" w:cs="Times New Roman"/>
          <w:i/>
          <w:sz w:val="20"/>
          <w:szCs w:val="20"/>
        </w:rPr>
        <w:t xml:space="preserve"> in genetic studies, specifically on the inherited diseases. </w:t>
      </w:r>
      <w:del w:id="5" w:author="Medie" w:date="2015-04-09T17:46:00Z">
        <w:r w:rsidRPr="004F0C47" w:rsidDel="00060FB1">
          <w:rPr>
            <w:rFonts w:ascii="Times New Roman" w:hAnsi="Times New Roman" w:cs="Times New Roman"/>
            <w:i/>
            <w:sz w:val="20"/>
            <w:szCs w:val="20"/>
          </w:rPr>
          <w:delText xml:space="preserve">The </w:delText>
        </w:r>
      </w:del>
      <w:ins w:id="6" w:author="Medie" w:date="2015-04-09T17:46:00Z">
        <w:r w:rsidR="00060FB1">
          <w:rPr>
            <w:rFonts w:ascii="Times New Roman" w:hAnsi="Times New Roman" w:cs="Times New Roman"/>
            <w:i/>
            <w:sz w:val="20"/>
            <w:szCs w:val="20"/>
          </w:rPr>
          <w:t>Various</w:t>
        </w:r>
        <w:r w:rsidR="00060FB1" w:rsidRPr="004F0C47">
          <w:rPr>
            <w:rFonts w:ascii="Times New Roman" w:hAnsi="Times New Roman" w:cs="Times New Roman"/>
            <w:i/>
            <w:sz w:val="20"/>
            <w:szCs w:val="20"/>
          </w:rPr>
          <w:t xml:space="preserve"> </w:t>
        </w:r>
      </w:ins>
      <w:r w:rsidRPr="004F0C47">
        <w:rPr>
          <w:rFonts w:ascii="Times New Roman" w:hAnsi="Times New Roman" w:cs="Times New Roman"/>
          <w:i/>
          <w:sz w:val="20"/>
          <w:szCs w:val="20"/>
        </w:rPr>
        <w:t xml:space="preserve">researchers have proposed </w:t>
      </w:r>
      <w:del w:id="7" w:author="Medie" w:date="2015-04-09T17:47:00Z">
        <w:r w:rsidRPr="004F0C47" w:rsidDel="00060FB1">
          <w:rPr>
            <w:rFonts w:ascii="Times New Roman" w:hAnsi="Times New Roman" w:cs="Times New Roman"/>
            <w:i/>
            <w:sz w:val="20"/>
            <w:szCs w:val="20"/>
          </w:rPr>
          <w:delText>vari</w:delText>
        </w:r>
      </w:del>
      <w:del w:id="8" w:author="Medie" w:date="2015-04-09T17:46:00Z">
        <w:r w:rsidRPr="004F0C47" w:rsidDel="00060FB1">
          <w:rPr>
            <w:rFonts w:ascii="Times New Roman" w:hAnsi="Times New Roman" w:cs="Times New Roman"/>
            <w:i/>
            <w:sz w:val="20"/>
            <w:szCs w:val="20"/>
          </w:rPr>
          <w:delText>e</w:delText>
        </w:r>
      </w:del>
      <w:del w:id="9" w:author="Medie" w:date="2015-04-09T17:47:00Z">
        <w:r w:rsidRPr="004F0C47" w:rsidDel="00060FB1">
          <w:rPr>
            <w:rFonts w:ascii="Times New Roman" w:hAnsi="Times New Roman" w:cs="Times New Roman"/>
            <w:i/>
            <w:sz w:val="20"/>
            <w:szCs w:val="20"/>
          </w:rPr>
          <w:delText>s</w:delText>
        </w:r>
      </w:del>
      <w:r w:rsidRPr="004F0C47">
        <w:rPr>
          <w:rFonts w:ascii="Times New Roman" w:hAnsi="Times New Roman" w:cs="Times New Roman"/>
          <w:i/>
          <w:sz w:val="20"/>
          <w:szCs w:val="20"/>
        </w:rPr>
        <w:t xml:space="preserve"> data mining models for biomedical approaches to find pathogenesis of inherited disease. The main challenges in genetic inherited disease predict is correctly classifies the genetic factor. </w:t>
      </w:r>
    </w:p>
    <w:p w:rsidR="004F0C47" w:rsidRPr="004F0C47" w:rsidRDefault="004F0C47" w:rsidP="00692388">
      <w:pPr>
        <w:spacing w:after="240" w:line="240" w:lineRule="auto"/>
        <w:jc w:val="both"/>
        <w:rPr>
          <w:rFonts w:ascii="Times New Roman" w:hAnsi="Times New Roman" w:cs="Times New Roman"/>
          <w:i/>
          <w:sz w:val="20"/>
          <w:szCs w:val="20"/>
        </w:rPr>
      </w:pPr>
      <w:r w:rsidRPr="004F0C47">
        <w:rPr>
          <w:rFonts w:ascii="Times New Roman" w:hAnsi="Times New Roman" w:cs="Times New Roman"/>
          <w:i/>
          <w:sz w:val="20"/>
          <w:szCs w:val="20"/>
        </w:rPr>
        <w:t>The main aim of the paper is review state-of-art data mining and pattern recognizing models for identifies inherited diseases. Binary classification methods and scoring based prioritization methods are explained in order to provide the scientific background of the problem. There are different approaches are reviewed in this paper such as SNP based binary classification, scoring based genes prioritization, in order to identifies inherited diseases.</w:t>
      </w:r>
    </w:p>
    <w:p w:rsidR="00990A86" w:rsidRPr="00990A86" w:rsidRDefault="00990A86" w:rsidP="00C135CB">
      <w:pPr>
        <w:pStyle w:val="Heading1"/>
        <w:spacing w:before="0" w:after="120" w:line="240" w:lineRule="auto"/>
        <w:rPr>
          <w:bCs w:val="0"/>
          <w:i/>
          <w:iCs/>
          <w:sz w:val="26"/>
        </w:rPr>
      </w:pPr>
      <w:r w:rsidRPr="00990A86">
        <w:rPr>
          <w:bCs w:val="0"/>
          <w:i/>
          <w:iCs/>
          <w:sz w:val="26"/>
        </w:rPr>
        <w:t>Keywords</w:t>
      </w:r>
    </w:p>
    <w:p w:rsidR="00C570C4" w:rsidRPr="00990A86" w:rsidRDefault="00990A86" w:rsidP="00C135CB">
      <w:pPr>
        <w:spacing w:after="360" w:line="240" w:lineRule="auto"/>
        <w:rPr>
          <w:rFonts w:ascii="Times New Roman" w:hAnsi="Times New Roman" w:cs="Times New Roman"/>
          <w:i/>
          <w:sz w:val="20"/>
          <w:szCs w:val="20"/>
        </w:rPr>
      </w:pPr>
      <w:r w:rsidRPr="00990A86">
        <w:rPr>
          <w:rFonts w:ascii="Times New Roman" w:hAnsi="Times New Roman" w:cs="Times New Roman"/>
          <w:i/>
          <w:sz w:val="20"/>
          <w:szCs w:val="20"/>
        </w:rPr>
        <w:t>Inherited Diseases, Machine Learning,</w:t>
      </w:r>
      <w:ins w:id="10" w:author="Lahiru" w:date="2015-04-11T14:22:00Z">
        <w:r w:rsidR="00401D7D">
          <w:rPr>
            <w:rFonts w:ascii="Times New Roman" w:hAnsi="Times New Roman" w:cs="Times New Roman"/>
            <w:i/>
            <w:sz w:val="20"/>
            <w:szCs w:val="20"/>
          </w:rPr>
          <w:t xml:space="preserve"> </w:t>
        </w:r>
      </w:ins>
      <w:proofErr w:type="spellStart"/>
      <w:ins w:id="11" w:author="Lahiru" w:date="2015-04-11T14:21:00Z">
        <w:r w:rsidR="00401D7D">
          <w:rPr>
            <w:rFonts w:ascii="Times New Roman" w:hAnsi="Times New Roman" w:cs="Times New Roman"/>
            <w:i/>
            <w:sz w:val="20"/>
            <w:szCs w:val="20"/>
          </w:rPr>
          <w:t>nonsynonymous</w:t>
        </w:r>
        <w:proofErr w:type="spellEnd"/>
        <w:r w:rsidR="00401D7D">
          <w:rPr>
            <w:rFonts w:ascii="Times New Roman" w:hAnsi="Times New Roman" w:cs="Times New Roman"/>
            <w:i/>
            <w:sz w:val="20"/>
            <w:szCs w:val="20"/>
          </w:rPr>
          <w:t xml:space="preserve"> single nucleotide </w:t>
        </w:r>
      </w:ins>
      <w:ins w:id="12" w:author="Lahiru" w:date="2015-04-11T14:22:00Z">
        <w:r w:rsidR="00401D7D">
          <w:rPr>
            <w:rFonts w:ascii="Times New Roman" w:hAnsi="Times New Roman" w:cs="Times New Roman"/>
            <w:i/>
            <w:sz w:val="20"/>
            <w:szCs w:val="20"/>
          </w:rPr>
          <w:t>polymorphisms (</w:t>
        </w:r>
        <w:proofErr w:type="spellStart"/>
        <w:r w:rsidR="00401D7D">
          <w:rPr>
            <w:rFonts w:ascii="Times New Roman" w:hAnsi="Times New Roman" w:cs="Times New Roman"/>
            <w:i/>
            <w:sz w:val="20"/>
            <w:szCs w:val="20"/>
          </w:rPr>
          <w:t>nsSNPs</w:t>
        </w:r>
      </w:ins>
      <w:proofErr w:type="spellEnd"/>
      <w:del w:id="13" w:author="Lahiru" w:date="2015-04-11T14:22:00Z">
        <w:r w:rsidRPr="00990A86" w:rsidDel="00401D7D">
          <w:rPr>
            <w:rFonts w:ascii="Times New Roman" w:hAnsi="Times New Roman" w:cs="Times New Roman"/>
            <w:i/>
            <w:sz w:val="20"/>
            <w:szCs w:val="20"/>
          </w:rPr>
          <w:delText xml:space="preserve"> </w:delText>
        </w:r>
      </w:del>
      <w:ins w:id="14" w:author="Lahiru" w:date="2015-04-11T14:23:00Z">
        <w:r w:rsidR="00401D7D">
          <w:rPr>
            <w:rFonts w:ascii="Times New Roman" w:hAnsi="Times New Roman" w:cs="Times New Roman"/>
            <w:i/>
            <w:sz w:val="20"/>
            <w:szCs w:val="20"/>
          </w:rPr>
          <w:t xml:space="preserve">), </w:t>
        </w:r>
      </w:ins>
      <w:ins w:id="15" w:author="Lahiru" w:date="2015-04-11T14:22:00Z">
        <w:r w:rsidR="00401D7D" w:rsidRPr="00990A86">
          <w:rPr>
            <w:rFonts w:ascii="Times New Roman" w:hAnsi="Times New Roman" w:cs="Times New Roman"/>
            <w:i/>
            <w:sz w:val="20"/>
            <w:szCs w:val="20"/>
          </w:rPr>
          <w:t>protein</w:t>
        </w:r>
      </w:ins>
      <w:ins w:id="16" w:author="Lahiru" w:date="2015-04-11T14:19:00Z">
        <w:r w:rsidR="00B051DA">
          <w:rPr>
            <w:rFonts w:ascii="Times New Roman" w:hAnsi="Times New Roman" w:cs="Times New Roman"/>
            <w:i/>
            <w:sz w:val="20"/>
            <w:szCs w:val="20"/>
          </w:rPr>
          <w:t>-</w:t>
        </w:r>
        <w:proofErr w:type="spellStart"/>
        <w:r w:rsidR="00B051DA">
          <w:rPr>
            <w:rFonts w:ascii="Times New Roman" w:hAnsi="Times New Roman" w:cs="Times New Roman"/>
            <w:i/>
            <w:sz w:val="20"/>
            <w:szCs w:val="20"/>
          </w:rPr>
          <w:t>protien</w:t>
        </w:r>
        <w:proofErr w:type="spellEnd"/>
        <w:r w:rsidR="00B051DA">
          <w:rPr>
            <w:rFonts w:ascii="Times New Roman" w:hAnsi="Times New Roman" w:cs="Times New Roman"/>
            <w:i/>
            <w:sz w:val="20"/>
            <w:szCs w:val="20"/>
          </w:rPr>
          <w:t xml:space="preserve"> interacti</w:t>
        </w:r>
      </w:ins>
      <w:ins w:id="17" w:author="Lahiru" w:date="2015-04-11T14:21:00Z">
        <w:r w:rsidR="00B051DA">
          <w:rPr>
            <w:rFonts w:ascii="Times New Roman" w:hAnsi="Times New Roman" w:cs="Times New Roman"/>
            <w:i/>
            <w:sz w:val="20"/>
            <w:szCs w:val="20"/>
          </w:rPr>
          <w:t>on</w:t>
        </w:r>
      </w:ins>
      <w:ins w:id="18" w:author="Lahiru" w:date="2015-04-11T14:23:00Z">
        <w:r w:rsidR="00401D7D">
          <w:rPr>
            <w:rFonts w:ascii="Times New Roman" w:hAnsi="Times New Roman" w:cs="Times New Roman"/>
            <w:i/>
            <w:sz w:val="20"/>
            <w:szCs w:val="20"/>
          </w:rPr>
          <w:t>,</w:t>
        </w:r>
      </w:ins>
    </w:p>
    <w:p w:rsidR="001D05D2" w:rsidRPr="00CA3D08" w:rsidRDefault="006D1C2A" w:rsidP="00201C77">
      <w:pPr>
        <w:pStyle w:val="Heading1"/>
        <w:numPr>
          <w:ilvl w:val="0"/>
          <w:numId w:val="9"/>
        </w:numPr>
        <w:spacing w:before="0" w:after="120" w:line="240" w:lineRule="auto"/>
        <w:jc w:val="both"/>
        <w:rPr>
          <w:rFonts w:cs="Times New Roman"/>
        </w:rPr>
      </w:pPr>
      <w:bookmarkStart w:id="19" w:name="_Toc401785162"/>
      <w:bookmarkStart w:id="20" w:name="_Toc401788356"/>
      <w:r w:rsidRPr="00CA3D08">
        <w:rPr>
          <w:rFonts w:cs="Times New Roman"/>
        </w:rPr>
        <w:t>Introduction</w:t>
      </w:r>
      <w:bookmarkStart w:id="21" w:name="_GoBack"/>
      <w:bookmarkEnd w:id="19"/>
      <w:bookmarkEnd w:id="20"/>
      <w:bookmarkEnd w:id="21"/>
    </w:p>
    <w:p w:rsidR="009A59C5" w:rsidRPr="00A7233D" w:rsidRDefault="00546365" w:rsidP="00C3274B">
      <w:pPr>
        <w:spacing w:after="120" w:line="240" w:lineRule="auto"/>
        <w:jc w:val="both"/>
        <w:rPr>
          <w:rFonts w:ascii="Times New Roman" w:hAnsi="Times New Roman" w:cs="Times New Roman"/>
        </w:rPr>
      </w:pPr>
      <w:r w:rsidRPr="00A7233D">
        <w:rPr>
          <w:rFonts w:ascii="Times New Roman" w:hAnsi="Times New Roman" w:cs="Times New Roman"/>
        </w:rPr>
        <w:t>The disease</w:t>
      </w:r>
      <w:r w:rsidR="00CC33BC" w:rsidRPr="00A7233D">
        <w:rPr>
          <w:rFonts w:ascii="Times New Roman" w:hAnsi="Times New Roman" w:cs="Times New Roman"/>
        </w:rPr>
        <w:t>s</w:t>
      </w:r>
      <w:r w:rsidR="005D7338" w:rsidRPr="00A7233D">
        <w:rPr>
          <w:rFonts w:ascii="Times New Roman" w:hAnsi="Times New Roman" w:cs="Times New Roman"/>
        </w:rPr>
        <w:t xml:space="preserve"> are</w:t>
      </w:r>
      <w:r w:rsidRPr="00A7233D">
        <w:rPr>
          <w:rFonts w:ascii="Times New Roman" w:hAnsi="Times New Roman" w:cs="Times New Roman"/>
        </w:rPr>
        <w:t xml:space="preserve"> main </w:t>
      </w:r>
      <w:r w:rsidR="0041559D" w:rsidRPr="00A7233D">
        <w:rPr>
          <w:rFonts w:ascii="Times New Roman" w:hAnsi="Times New Roman" w:cs="Times New Roman"/>
        </w:rPr>
        <w:t>threat</w:t>
      </w:r>
      <w:r w:rsidRPr="00A7233D">
        <w:rPr>
          <w:rFonts w:ascii="Times New Roman" w:hAnsi="Times New Roman" w:cs="Times New Roman"/>
        </w:rPr>
        <w:t xml:space="preserve"> of</w:t>
      </w:r>
      <w:r w:rsidR="00193C64" w:rsidRPr="00A7233D">
        <w:rPr>
          <w:rFonts w:ascii="Times New Roman" w:hAnsi="Times New Roman" w:cs="Times New Roman"/>
        </w:rPr>
        <w:t xml:space="preserve"> the</w:t>
      </w:r>
      <w:r w:rsidRPr="00A7233D">
        <w:rPr>
          <w:rFonts w:ascii="Times New Roman" w:hAnsi="Times New Roman" w:cs="Times New Roman"/>
        </w:rPr>
        <w:t xml:space="preserve"> human life</w:t>
      </w:r>
      <w:r w:rsidR="00CC33BC" w:rsidRPr="00A7233D">
        <w:rPr>
          <w:rFonts w:ascii="Times New Roman" w:hAnsi="Times New Roman" w:cs="Times New Roman"/>
        </w:rPr>
        <w:t xml:space="preserve">. </w:t>
      </w:r>
      <w:r w:rsidR="00185FF8" w:rsidRPr="00A7233D">
        <w:rPr>
          <w:rFonts w:ascii="Times New Roman" w:hAnsi="Times New Roman" w:cs="Times New Roman"/>
        </w:rPr>
        <w:t>Inherit factor</w:t>
      </w:r>
      <w:r w:rsidR="00CC33BC" w:rsidRPr="00A7233D">
        <w:rPr>
          <w:rFonts w:ascii="Times New Roman" w:hAnsi="Times New Roman" w:cs="Times New Roman"/>
        </w:rPr>
        <w:t xml:space="preserve"> acts main role of the</w:t>
      </w:r>
      <w:r w:rsidR="00A43F87" w:rsidRPr="00A7233D">
        <w:rPr>
          <w:rFonts w:ascii="Times New Roman" w:hAnsi="Times New Roman" w:cs="Times New Roman"/>
        </w:rPr>
        <w:t xml:space="preserve"> diseases</w:t>
      </w:r>
      <w:ins w:id="22" w:author="Medie" w:date="2015-04-09T17:47:00Z">
        <w:r w:rsidR="00060FB1">
          <w:rPr>
            <w:rFonts w:ascii="Times New Roman" w:hAnsi="Times New Roman" w:cs="Times New Roman"/>
          </w:rPr>
          <w:t xml:space="preserve"> </w:t>
        </w:r>
      </w:ins>
      <w:r w:rsidR="00E33409" w:rsidRPr="00A7233D">
        <w:rPr>
          <w:rFonts w:ascii="Times New Roman" w:hAnsi="Times New Roman" w:cs="Times New Roman"/>
        </w:rPr>
        <w:t>paradigm</w:t>
      </w:r>
      <w:r w:rsidR="00CC33BC" w:rsidRPr="00A7233D">
        <w:rPr>
          <w:rFonts w:ascii="Times New Roman" w:hAnsi="Times New Roman" w:cs="Times New Roman"/>
        </w:rPr>
        <w:t>.</w:t>
      </w:r>
      <w:r w:rsidR="00A43F87" w:rsidRPr="00A7233D">
        <w:rPr>
          <w:rFonts w:ascii="Times New Roman" w:hAnsi="Times New Roman" w:cs="Times New Roman"/>
        </w:rPr>
        <w:t xml:space="preserve"> Advancement of technology and science </w:t>
      </w:r>
      <w:r w:rsidR="00871608" w:rsidRPr="00A7233D">
        <w:rPr>
          <w:rFonts w:ascii="Times New Roman" w:hAnsi="Times New Roman" w:cs="Times New Roman"/>
        </w:rPr>
        <w:t>contributes, to identify inherited diseases based on DNA</w:t>
      </w:r>
      <w:del w:id="23" w:author="Medie" w:date="2015-04-09T17:47:00Z">
        <w:r w:rsidR="00871608" w:rsidRPr="00A7233D" w:rsidDel="00060FB1">
          <w:rPr>
            <w:rFonts w:ascii="Times New Roman" w:hAnsi="Times New Roman" w:cs="Times New Roman"/>
          </w:rPr>
          <w:delText xml:space="preserve"> (</w:delText>
        </w:r>
        <w:r w:rsidR="00185FF8" w:rsidRPr="00A7233D" w:rsidDel="00060FB1">
          <w:rPr>
            <w:rFonts w:ascii="Times New Roman" w:hAnsi="Times New Roman" w:cs="Times New Roman"/>
          </w:rPr>
          <w:delText>deoxyribonucleic acid</w:delText>
        </w:r>
        <w:r w:rsidR="00871608" w:rsidRPr="00A7233D" w:rsidDel="00060FB1">
          <w:rPr>
            <w:rFonts w:ascii="Times New Roman" w:hAnsi="Times New Roman" w:cs="Times New Roman"/>
          </w:rPr>
          <w:delText>)</w:delText>
        </w:r>
      </w:del>
      <w:r w:rsidR="00E242A1" w:rsidRPr="00A7233D">
        <w:rPr>
          <w:rFonts w:ascii="Times New Roman" w:hAnsi="Times New Roman" w:cs="Times New Roman"/>
        </w:rPr>
        <w:t>.</w:t>
      </w:r>
      <w:r w:rsidR="00CB102F" w:rsidRPr="00A7233D">
        <w:rPr>
          <w:rFonts w:ascii="Times New Roman" w:hAnsi="Times New Roman" w:cs="Times New Roman"/>
        </w:rPr>
        <w:t xml:space="preserve"> There are various </w:t>
      </w:r>
      <w:r w:rsidR="00B3143F" w:rsidRPr="00A7233D">
        <w:rPr>
          <w:rFonts w:ascii="Times New Roman" w:hAnsi="Times New Roman" w:cs="Times New Roman"/>
        </w:rPr>
        <w:t>methods</w:t>
      </w:r>
      <w:r w:rsidR="00CB102F" w:rsidRPr="00A7233D">
        <w:rPr>
          <w:rFonts w:ascii="Times New Roman" w:hAnsi="Times New Roman" w:cs="Times New Roman"/>
        </w:rPr>
        <w:t xml:space="preserve"> introduces in many researches to identify inherited disease based on DNA </w:t>
      </w:r>
      <w:ins w:id="24" w:author="Medie" w:date="2015-04-09T17:47:00Z">
        <w:r w:rsidR="00060FB1">
          <w:rPr>
            <w:rFonts w:ascii="Times New Roman" w:hAnsi="Times New Roman" w:cs="Times New Roman"/>
          </w:rPr>
          <w:t>/</w:t>
        </w:r>
      </w:ins>
      <w:del w:id="25" w:author="Medie" w:date="2015-04-09T17:47:00Z">
        <w:r w:rsidR="00CB102F" w:rsidRPr="00A7233D" w:rsidDel="00060FB1">
          <w:rPr>
            <w:rFonts w:ascii="Times New Roman" w:hAnsi="Times New Roman" w:cs="Times New Roman"/>
          </w:rPr>
          <w:delText xml:space="preserve">such </w:delText>
        </w:r>
        <w:r w:rsidR="009A59C5" w:rsidRPr="00A7233D" w:rsidDel="00060FB1">
          <w:rPr>
            <w:rFonts w:ascii="Times New Roman" w:hAnsi="Times New Roman" w:cs="Times New Roman"/>
          </w:rPr>
          <w:delText xml:space="preserve">as </w:delText>
        </w:r>
      </w:del>
      <w:r w:rsidR="009A59C5" w:rsidRPr="00A7233D">
        <w:rPr>
          <w:rFonts w:ascii="Times New Roman" w:hAnsi="Times New Roman" w:cs="Times New Roman"/>
        </w:rPr>
        <w:t xml:space="preserve">genetic variations in DNA sequences </w:t>
      </w:r>
      <w:r w:rsidR="00C019D2" w:rsidRPr="00A723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A7233D">
        <w:rPr>
          <w:rFonts w:ascii="Times New Roman" w:hAnsi="Times New Roman" w:cs="Times New Roman"/>
        </w:rPr>
      </w:r>
      <w:r w:rsidR="00C019D2" w:rsidRPr="00A7233D">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w:t>
      </w:r>
      <w:r w:rsidR="00C019D2" w:rsidRPr="00A7233D">
        <w:rPr>
          <w:rFonts w:ascii="Times New Roman" w:hAnsi="Times New Roman" w:cs="Times New Roman"/>
        </w:rPr>
        <w:fldChar w:fldCharType="end"/>
      </w:r>
      <w:r w:rsidR="00F65A27" w:rsidRPr="00A7233D">
        <w:rPr>
          <w:rFonts w:ascii="Times New Roman" w:hAnsi="Times New Roman" w:cs="Times New Roman"/>
        </w:rPr>
        <w:t xml:space="preserve">, </w:t>
      </w:r>
      <w:r w:rsidR="006B1D8B" w:rsidRPr="00A7233D">
        <w:rPr>
          <w:rFonts w:ascii="Times New Roman" w:hAnsi="Times New Roman" w:cs="Times New Roman"/>
        </w:rPr>
        <w:t>p</w:t>
      </w:r>
      <w:r w:rsidR="00CD2064" w:rsidRPr="00A7233D">
        <w:rPr>
          <w:rFonts w:ascii="Times New Roman" w:hAnsi="Times New Roman" w:cs="Times New Roman"/>
        </w:rPr>
        <w:t>rioritize candidate genes and identify inherited diseases</w:t>
      </w:r>
      <w:r w:rsidR="00C019D2" w:rsidRPr="00A7233D">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&lt;EndNote&gt;&lt;Cite&gt;&lt;Author&gt;Xie&lt;/Author&gt;&lt;Year&gt;2012&lt;/Year&gt;&lt;RecNum&gt;12&lt;/RecNum&gt;&lt;DisplayText&gt;(3)&lt;/DisplayText&gt;&lt;record&gt;&lt;rec-number&gt;12&lt;/rec-number&gt;&lt;foreign-keys&gt;&lt;key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C019D2" w:rsidRPr="00A7233D">
        <w:rPr>
          <w:rFonts w:ascii="Times New Roman" w:hAnsi="Times New Roman" w:cs="Times New Roman"/>
        </w:rPr>
        <w:fldChar w:fldCharType="separate"/>
      </w:r>
      <w:r w:rsidR="0096243D">
        <w:rPr>
          <w:rFonts w:ascii="Times New Roman" w:hAnsi="Times New Roman" w:cs="Times New Roman"/>
          <w:noProof/>
        </w:rPr>
        <w:t>(</w:t>
      </w:r>
      <w:hyperlink w:anchor="_ENREF_3" w:tooltip="Xie, 2012 #12" w:history="1">
        <w:r w:rsidR="00B051DA">
          <w:rPr>
            <w:rFonts w:ascii="Times New Roman" w:hAnsi="Times New Roman" w:cs="Times New Roman"/>
            <w:noProof/>
          </w:rPr>
          <w:t>3</w:t>
        </w:r>
      </w:hyperlink>
      <w:r w:rsidR="0096243D">
        <w:rPr>
          <w:rFonts w:ascii="Times New Roman" w:hAnsi="Times New Roman" w:cs="Times New Roman"/>
          <w:noProof/>
        </w:rPr>
        <w:t>)</w:t>
      </w:r>
      <w:r w:rsidR="00C019D2" w:rsidRPr="00A7233D">
        <w:rPr>
          <w:rFonts w:ascii="Times New Roman" w:hAnsi="Times New Roman" w:cs="Times New Roman"/>
        </w:rPr>
        <w:fldChar w:fldCharType="end"/>
      </w:r>
      <w:r w:rsidR="006B1D8B" w:rsidRPr="00A7233D">
        <w:rPr>
          <w:rFonts w:ascii="Times New Roman" w:hAnsi="Times New Roman" w:cs="Times New Roman"/>
        </w:rPr>
        <w:t xml:space="preserve"> and Single nucleotide based genetic mapping method for complex diseases</w:t>
      </w:r>
      <w:r w:rsidR="00C019D2" w:rsidRPr="00A7233D">
        <w:rPr>
          <w:rFonts w:ascii="Times New Roman" w:hAnsi="Times New Roman" w:cs="Times New Roman"/>
        </w:rPr>
        <w:fldChar w:fldCharType="begin">
          <w:fldData xml:space="preserve">PEVuZE5vdGU+PENpdGU+PEF1dGhvcj5EYXd5PC9BdXRob3I+PFllYXI+MjAwODwvWWVhcj48UmVj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PEVuZE5vdGU+PENpdGU+PEF1dGhvcj5EYXd5PC9BdXRob3I+PFllYXI+MjAwODwvWWVhcj48UmVj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A7233D">
        <w:rPr>
          <w:rFonts w:ascii="Times New Roman" w:hAnsi="Times New Roman" w:cs="Times New Roman"/>
        </w:rPr>
      </w:r>
      <w:r w:rsidR="00C019D2" w:rsidRPr="00A7233D">
        <w:rPr>
          <w:rFonts w:ascii="Times New Roman" w:hAnsi="Times New Roman" w:cs="Times New Roman"/>
        </w:rPr>
        <w:fldChar w:fldCharType="separate"/>
      </w:r>
      <w:r w:rsidR="0096243D">
        <w:rPr>
          <w:rFonts w:ascii="Times New Roman" w:hAnsi="Times New Roman" w:cs="Times New Roman"/>
          <w:noProof/>
        </w:rPr>
        <w:t>(</w:t>
      </w:r>
      <w:hyperlink w:anchor="_ENREF_4" w:tooltip="Dawy, 2008 #11" w:history="1">
        <w:r w:rsidR="00B051DA">
          <w:rPr>
            <w:rFonts w:ascii="Times New Roman" w:hAnsi="Times New Roman" w:cs="Times New Roman"/>
            <w:noProof/>
          </w:rPr>
          <w:t>4</w:t>
        </w:r>
      </w:hyperlink>
      <w:r w:rsidR="0096243D">
        <w:rPr>
          <w:rFonts w:ascii="Times New Roman" w:hAnsi="Times New Roman" w:cs="Times New Roman"/>
          <w:noProof/>
        </w:rPr>
        <w:t>)</w:t>
      </w:r>
      <w:r w:rsidR="00C019D2" w:rsidRPr="00A7233D">
        <w:rPr>
          <w:rFonts w:ascii="Times New Roman" w:hAnsi="Times New Roman" w:cs="Times New Roman"/>
        </w:rPr>
        <w:fldChar w:fldCharType="end"/>
      </w:r>
      <w:r w:rsidR="002D78FA" w:rsidRPr="00A7233D">
        <w:rPr>
          <w:rFonts w:ascii="Times New Roman" w:hAnsi="Times New Roman" w:cs="Times New Roman"/>
        </w:rPr>
        <w:t>.</w:t>
      </w:r>
    </w:p>
    <w:p w:rsidR="00DA4425" w:rsidRPr="00A7233D" w:rsidRDefault="003A062E" w:rsidP="00C3274B">
      <w:pPr>
        <w:spacing w:after="120" w:line="240" w:lineRule="auto"/>
        <w:jc w:val="both"/>
        <w:rPr>
          <w:rFonts w:ascii="Times New Roman" w:hAnsi="Times New Roman" w:cs="Times New Roman"/>
        </w:rPr>
      </w:pPr>
      <w:r w:rsidRPr="00A7233D">
        <w:rPr>
          <w:rFonts w:ascii="Times New Roman" w:hAnsi="Times New Roman" w:cs="Times New Roman"/>
        </w:rPr>
        <w:t xml:space="preserve">It is a challenging task to identify inherited diseases without applying bioinformatics </w:t>
      </w:r>
      <w:r w:rsidR="00E014D1" w:rsidRPr="00A7233D">
        <w:rPr>
          <w:rFonts w:ascii="Times New Roman" w:hAnsi="Times New Roman" w:cs="Times New Roman"/>
        </w:rPr>
        <w:t>techniques</w:t>
      </w:r>
      <w:r w:rsidRPr="00A7233D">
        <w:rPr>
          <w:rFonts w:ascii="Times New Roman" w:hAnsi="Times New Roman" w:cs="Times New Roman"/>
        </w:rPr>
        <w:t xml:space="preserve"> and algorithms</w:t>
      </w:r>
      <w:r w:rsidR="00C019D2" w:rsidRPr="00A7233D">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C019D2" w:rsidRPr="00A7233D">
        <w:rPr>
          <w:rFonts w:ascii="Times New Roman" w:hAnsi="Times New Roman" w:cs="Times New Roman"/>
        </w:rPr>
        <w:fldChar w:fldCharType="separate"/>
      </w:r>
      <w:r w:rsidR="0096243D">
        <w:rPr>
          <w:rFonts w:ascii="Times New Roman" w:hAnsi="Times New Roman" w:cs="Times New Roman"/>
          <w:noProof/>
        </w:rPr>
        <w:t>(</w:t>
      </w:r>
      <w:hyperlink w:anchor="_ENREF_5" w:tooltip="Tranchevent, 2010 #44" w:history="1">
        <w:r w:rsidR="00B051DA">
          <w:rPr>
            <w:rFonts w:ascii="Times New Roman" w:hAnsi="Times New Roman" w:cs="Times New Roman"/>
            <w:noProof/>
          </w:rPr>
          <w:t>5</w:t>
        </w:r>
      </w:hyperlink>
      <w:r w:rsidR="0096243D">
        <w:rPr>
          <w:rFonts w:ascii="Times New Roman" w:hAnsi="Times New Roman" w:cs="Times New Roman"/>
          <w:noProof/>
        </w:rPr>
        <w:t>)</w:t>
      </w:r>
      <w:r w:rsidR="00C019D2" w:rsidRPr="00A7233D">
        <w:rPr>
          <w:rFonts w:ascii="Times New Roman" w:hAnsi="Times New Roman" w:cs="Times New Roman"/>
        </w:rPr>
        <w:fldChar w:fldCharType="end"/>
      </w:r>
      <w:r w:rsidRPr="00A7233D">
        <w:rPr>
          <w:rFonts w:ascii="Times New Roman" w:hAnsi="Times New Roman" w:cs="Times New Roman"/>
        </w:rPr>
        <w:t>.</w:t>
      </w:r>
      <w:r w:rsidR="0008720E" w:rsidRPr="00A7233D">
        <w:rPr>
          <w:rFonts w:ascii="Times New Roman" w:hAnsi="Times New Roman" w:cs="Times New Roman"/>
        </w:rPr>
        <w:t>F</w:t>
      </w:r>
      <w:r w:rsidR="009569E5" w:rsidRPr="00A7233D">
        <w:rPr>
          <w:rFonts w:ascii="Times New Roman" w:hAnsi="Times New Roman" w:cs="Times New Roman"/>
        </w:rPr>
        <w:t xml:space="preserve">inding the inherited disease gene from human genome is one of the most major task in bioinformatics research </w:t>
      </w:r>
      <w:r w:rsidR="00C019D2" w:rsidRPr="00A7233D">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A7233D">
        <w:rPr>
          <w:rFonts w:ascii="Times New Roman" w:hAnsi="Times New Roman" w:cs="Times New Roman"/>
        </w:rPr>
        <w:fldChar w:fldCharType="separate"/>
      </w:r>
      <w:r w:rsidR="0096243D">
        <w:rPr>
          <w:rFonts w:ascii="Times New Roman" w:hAnsi="Times New Roman" w:cs="Times New Roman"/>
          <w:noProof/>
        </w:rPr>
        <w:t>(</w:t>
      </w:r>
      <w:hyperlink w:anchor="_ENREF_6" w:tooltip="Xu, 2006 #16" w:history="1">
        <w:r w:rsidR="00B051DA">
          <w:rPr>
            <w:rFonts w:ascii="Times New Roman" w:hAnsi="Times New Roman" w:cs="Times New Roman"/>
            <w:noProof/>
          </w:rPr>
          <w:t>6</w:t>
        </w:r>
      </w:hyperlink>
      <w:r w:rsidR="0096243D">
        <w:rPr>
          <w:rFonts w:ascii="Times New Roman" w:hAnsi="Times New Roman" w:cs="Times New Roman"/>
          <w:noProof/>
        </w:rPr>
        <w:t>)</w:t>
      </w:r>
      <w:r w:rsidR="00C019D2" w:rsidRPr="00A7233D">
        <w:rPr>
          <w:rFonts w:ascii="Times New Roman" w:hAnsi="Times New Roman" w:cs="Times New Roman"/>
        </w:rPr>
        <w:fldChar w:fldCharType="end"/>
      </w:r>
      <w:r w:rsidR="009569E5" w:rsidRPr="00A7233D">
        <w:rPr>
          <w:rFonts w:ascii="Times New Roman" w:hAnsi="Times New Roman" w:cs="Times New Roman"/>
        </w:rPr>
        <w:t>.</w:t>
      </w:r>
      <w:r w:rsidR="00E22C78" w:rsidRPr="00A7233D">
        <w:rPr>
          <w:rFonts w:ascii="Times New Roman" w:hAnsi="Times New Roman" w:cs="Times New Roman"/>
        </w:rPr>
        <w:t>Data mining tec</w:t>
      </w:r>
      <w:r w:rsidR="002A0267" w:rsidRPr="00A7233D">
        <w:rPr>
          <w:rFonts w:ascii="Times New Roman" w:hAnsi="Times New Roman" w:cs="Times New Roman"/>
        </w:rPr>
        <w:t xml:space="preserve">hniques in genetic studies are </w:t>
      </w:r>
      <w:r w:rsidR="00E22C78" w:rsidRPr="00A7233D">
        <w:rPr>
          <w:rFonts w:ascii="Times New Roman" w:hAnsi="Times New Roman" w:cs="Times New Roman"/>
        </w:rPr>
        <w:t xml:space="preserve"> help</w:t>
      </w:r>
      <w:ins w:id="26" w:author="Medie" w:date="2015-04-09T17:47:00Z">
        <w:r w:rsidR="00060FB1">
          <w:rPr>
            <w:rFonts w:ascii="Times New Roman" w:hAnsi="Times New Roman" w:cs="Times New Roman"/>
          </w:rPr>
          <w:t>ful</w:t>
        </w:r>
      </w:ins>
      <w:del w:id="27" w:author="Medie" w:date="2015-04-09T17:47:00Z">
        <w:r w:rsidR="00E22C78" w:rsidRPr="00A7233D" w:rsidDel="00060FB1">
          <w:rPr>
            <w:rFonts w:ascii="Times New Roman" w:hAnsi="Times New Roman" w:cs="Times New Roman"/>
          </w:rPr>
          <w:delText>s</w:delText>
        </w:r>
      </w:del>
      <w:r w:rsidR="00E22C78" w:rsidRPr="00A7233D">
        <w:rPr>
          <w:rFonts w:ascii="Times New Roman" w:hAnsi="Times New Roman" w:cs="Times New Roman"/>
        </w:rPr>
        <w:t xml:space="preserve"> to</w:t>
      </w:r>
      <w:ins w:id="28" w:author="Medie" w:date="2015-04-09T17:47:00Z">
        <w:r w:rsidR="00060FB1">
          <w:rPr>
            <w:rFonts w:ascii="Times New Roman" w:hAnsi="Times New Roman" w:cs="Times New Roman"/>
          </w:rPr>
          <w:t xml:space="preserve"> </w:t>
        </w:r>
      </w:ins>
      <w:r w:rsidR="005539B2" w:rsidRPr="00A7233D">
        <w:rPr>
          <w:rFonts w:ascii="Times New Roman" w:hAnsi="Times New Roman" w:cs="Times New Roman"/>
        </w:rPr>
        <w:t>identify</w:t>
      </w:r>
      <w:r w:rsidR="00E22C78" w:rsidRPr="00A7233D">
        <w:rPr>
          <w:rFonts w:ascii="Times New Roman" w:hAnsi="Times New Roman" w:cs="Times New Roman"/>
        </w:rPr>
        <w:t xml:space="preserve"> inherited diseases </w:t>
      </w:r>
      <w:r w:rsidR="00C019D2" w:rsidRPr="00A7233D">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C019D2" w:rsidRPr="00A7233D">
        <w:rPr>
          <w:rFonts w:ascii="Times New Roman" w:hAnsi="Times New Roman" w:cs="Times New Roman"/>
        </w:rPr>
        <w:fldChar w:fldCharType="separate"/>
      </w:r>
      <w:r w:rsidR="0096243D">
        <w:rPr>
          <w:rFonts w:ascii="Times New Roman" w:hAnsi="Times New Roman" w:cs="Times New Roman"/>
          <w:noProof/>
        </w:rPr>
        <w:t>(</w:t>
      </w:r>
      <w:hyperlink w:anchor="_ENREF_2" w:tooltip="Fiaschi, 2009 #1" w:history="1">
        <w:r w:rsidR="00B051DA">
          <w:rPr>
            <w:rFonts w:ascii="Times New Roman" w:hAnsi="Times New Roman" w:cs="Times New Roman"/>
            <w:noProof/>
          </w:rPr>
          <w:t>2</w:t>
        </w:r>
      </w:hyperlink>
      <w:r w:rsidR="0096243D">
        <w:rPr>
          <w:rFonts w:ascii="Times New Roman" w:hAnsi="Times New Roman" w:cs="Times New Roman"/>
          <w:noProof/>
        </w:rPr>
        <w:t>)</w:t>
      </w:r>
      <w:r w:rsidR="00C019D2" w:rsidRPr="00A7233D">
        <w:rPr>
          <w:rFonts w:ascii="Times New Roman" w:hAnsi="Times New Roman" w:cs="Times New Roman"/>
        </w:rPr>
        <w:fldChar w:fldCharType="end"/>
      </w:r>
      <w:r w:rsidR="00E22C78" w:rsidRPr="00A7233D">
        <w:rPr>
          <w:rFonts w:ascii="Times New Roman" w:hAnsi="Times New Roman" w:cs="Times New Roman"/>
        </w:rPr>
        <w:t xml:space="preserve">.  </w:t>
      </w:r>
    </w:p>
    <w:p w:rsidR="00EA1E2E" w:rsidRPr="00A7233D" w:rsidRDefault="00CA3740" w:rsidP="00C3274B">
      <w:pPr>
        <w:spacing w:after="120" w:line="240" w:lineRule="auto"/>
        <w:jc w:val="both"/>
        <w:rPr>
          <w:rFonts w:ascii="Times New Roman" w:hAnsi="Times New Roman" w:cs="Times New Roman"/>
        </w:rPr>
      </w:pPr>
      <w:del w:id="29" w:author="Medie" w:date="2015-04-09T17:48:00Z">
        <w:r w:rsidRPr="00A7233D" w:rsidDel="00060FB1">
          <w:rPr>
            <w:rFonts w:ascii="Times New Roman" w:hAnsi="Times New Roman" w:cs="Times New Roman"/>
          </w:rPr>
          <w:delText xml:space="preserve">The review is willing to </w:delText>
        </w:r>
      </w:del>
      <w:ins w:id="30" w:author="Medie" w:date="2015-04-09T17:48:00Z">
        <w:r w:rsidR="00060FB1">
          <w:rPr>
            <w:rFonts w:ascii="Times New Roman" w:hAnsi="Times New Roman" w:cs="Times New Roman"/>
          </w:rPr>
          <w:t xml:space="preserve">We </w:t>
        </w:r>
      </w:ins>
      <w:r w:rsidRPr="00A7233D">
        <w:rPr>
          <w:rFonts w:ascii="Times New Roman" w:hAnsi="Times New Roman" w:cs="Times New Roman"/>
        </w:rPr>
        <w:t xml:space="preserve">examine </w:t>
      </w:r>
      <w:r w:rsidR="009C144F" w:rsidRPr="00A7233D">
        <w:rPr>
          <w:rFonts w:ascii="Times New Roman" w:hAnsi="Times New Roman" w:cs="Times New Roman"/>
        </w:rPr>
        <w:t>following</w:t>
      </w:r>
      <w:r w:rsidR="00E82A71" w:rsidRPr="00A7233D">
        <w:rPr>
          <w:rFonts w:ascii="Times New Roman" w:hAnsi="Times New Roman" w:cs="Times New Roman"/>
        </w:rPr>
        <w:t xml:space="preserve"> </w:t>
      </w:r>
      <w:proofErr w:type="spellStart"/>
      <w:r w:rsidR="00E82A71" w:rsidRPr="00A7233D">
        <w:rPr>
          <w:rFonts w:ascii="Times New Roman" w:hAnsi="Times New Roman" w:cs="Times New Roman"/>
        </w:rPr>
        <w:t>are</w:t>
      </w:r>
      <w:r w:rsidR="009C144F" w:rsidRPr="00A7233D">
        <w:rPr>
          <w:rFonts w:ascii="Times New Roman" w:hAnsi="Times New Roman" w:cs="Times New Roman"/>
        </w:rPr>
        <w:t>as</w:t>
      </w:r>
      <w:proofErr w:type="gramStart"/>
      <w:r w:rsidR="00E82A71" w:rsidRPr="00A7233D">
        <w:rPr>
          <w:rFonts w:ascii="Times New Roman" w:hAnsi="Times New Roman" w:cs="Times New Roman"/>
        </w:rPr>
        <w:t>,</w:t>
      </w:r>
      <w:proofErr w:type="gramEnd"/>
      <w:del w:id="31" w:author="Medie" w:date="2015-04-09T17:48:00Z">
        <w:r w:rsidR="00E82A71" w:rsidRPr="00A7233D" w:rsidDel="00060FB1">
          <w:rPr>
            <w:rFonts w:ascii="Times New Roman" w:hAnsi="Times New Roman" w:cs="Times New Roman"/>
          </w:rPr>
          <w:delText xml:space="preserve"> </w:delText>
        </w:r>
      </w:del>
      <w:r w:rsidR="00E82A71" w:rsidRPr="00A7233D">
        <w:rPr>
          <w:rFonts w:ascii="Times New Roman" w:hAnsi="Times New Roman" w:cs="Times New Roman"/>
        </w:rPr>
        <w:t>in</w:t>
      </w:r>
      <w:proofErr w:type="spellEnd"/>
      <w:r w:rsidR="00E82A71" w:rsidRPr="00A7233D">
        <w:rPr>
          <w:rFonts w:ascii="Times New Roman" w:hAnsi="Times New Roman" w:cs="Times New Roman"/>
        </w:rPr>
        <w:t xml:space="preserve"> order to better understanding of the </w:t>
      </w:r>
      <w:r w:rsidR="00054F24" w:rsidRPr="00A7233D">
        <w:rPr>
          <w:rFonts w:ascii="Times New Roman" w:hAnsi="Times New Roman" w:cs="Times New Roman"/>
        </w:rPr>
        <w:t>DNA contribution of inherited diseases</w:t>
      </w:r>
      <w:r w:rsidR="00E82A71" w:rsidRPr="00A7233D">
        <w:rPr>
          <w:rFonts w:ascii="Times New Roman" w:hAnsi="Times New Roman" w:cs="Times New Roman"/>
        </w:rPr>
        <w:t>.</w:t>
      </w:r>
    </w:p>
    <w:p w:rsidR="00BD6A7C" w:rsidRPr="00A7233D" w:rsidRDefault="00BD6A7C" w:rsidP="00C3274B">
      <w:pPr>
        <w:pStyle w:val="ListParagraph"/>
        <w:numPr>
          <w:ilvl w:val="0"/>
          <w:numId w:val="7"/>
        </w:numPr>
        <w:spacing w:after="120" w:line="240" w:lineRule="auto"/>
        <w:ind w:left="720"/>
        <w:jc w:val="both"/>
        <w:rPr>
          <w:rFonts w:ascii="Times New Roman" w:hAnsi="Times New Roman" w:cs="Times New Roman"/>
        </w:rPr>
      </w:pPr>
      <w:del w:id="32" w:author="Medie" w:date="2015-04-09T17:48:00Z">
        <w:r w:rsidRPr="00A7233D" w:rsidDel="00060FB1">
          <w:rPr>
            <w:rFonts w:ascii="Times New Roman" w:hAnsi="Times New Roman" w:cs="Times New Roman"/>
          </w:rPr>
          <w:delText>SNPs(</w:delText>
        </w:r>
      </w:del>
      <w:ins w:id="33" w:author="Medie" w:date="2015-04-09T17:48:00Z">
        <w:r w:rsidR="00060FB1">
          <w:rPr>
            <w:rFonts w:ascii="Times New Roman" w:hAnsi="Times New Roman" w:cs="Times New Roman"/>
          </w:rPr>
          <w:t xml:space="preserve"> </w:t>
        </w:r>
      </w:ins>
      <w:r w:rsidRPr="00A7233D">
        <w:rPr>
          <w:rFonts w:ascii="Times New Roman" w:hAnsi="Times New Roman" w:cs="Times New Roman"/>
        </w:rPr>
        <w:t xml:space="preserve">Single Nucleotide </w:t>
      </w:r>
      <w:proofErr w:type="gramStart"/>
      <w:r w:rsidRPr="00A7233D">
        <w:rPr>
          <w:rFonts w:ascii="Times New Roman" w:hAnsi="Times New Roman" w:cs="Times New Roman"/>
        </w:rPr>
        <w:t>Polymorphism</w:t>
      </w:r>
      <w:ins w:id="34" w:author="Medie" w:date="2015-04-09T17:48:00Z">
        <w:r w:rsidR="00060FB1">
          <w:rPr>
            <w:rFonts w:ascii="Times New Roman" w:hAnsi="Times New Roman" w:cs="Times New Roman"/>
          </w:rPr>
          <w:t>(</w:t>
        </w:r>
        <w:proofErr w:type="gramEnd"/>
        <w:r w:rsidR="00060FB1">
          <w:rPr>
            <w:rFonts w:ascii="Times New Roman" w:hAnsi="Times New Roman" w:cs="Times New Roman"/>
          </w:rPr>
          <w:t>SNP)</w:t>
        </w:r>
      </w:ins>
      <w:del w:id="35" w:author="Medie" w:date="2015-04-09T17:48:00Z">
        <w:r w:rsidRPr="00A7233D" w:rsidDel="00060FB1">
          <w:rPr>
            <w:rFonts w:ascii="Times New Roman" w:hAnsi="Times New Roman" w:cs="Times New Roman"/>
          </w:rPr>
          <w:delText>)</w:delText>
        </w:r>
      </w:del>
      <w:r w:rsidR="00B4247F" w:rsidRPr="00A7233D">
        <w:rPr>
          <w:rFonts w:ascii="Times New Roman" w:hAnsi="Times New Roman" w:cs="Times New Roman"/>
        </w:rPr>
        <w:t>.</w:t>
      </w:r>
    </w:p>
    <w:p w:rsidR="00BD6A7C" w:rsidRPr="00A7233D" w:rsidRDefault="00060FB1" w:rsidP="00C3274B">
      <w:pPr>
        <w:pStyle w:val="ListParagraph"/>
        <w:numPr>
          <w:ilvl w:val="0"/>
          <w:numId w:val="7"/>
        </w:numPr>
        <w:spacing w:after="120" w:line="240" w:lineRule="auto"/>
        <w:ind w:left="720"/>
        <w:jc w:val="both"/>
        <w:rPr>
          <w:rFonts w:ascii="Times New Roman" w:hAnsi="Times New Roman" w:cs="Times New Roman"/>
        </w:rPr>
      </w:pPr>
      <w:ins w:id="36" w:author="Medie" w:date="2015-04-09T17:48:00Z">
        <w:r w:rsidRPr="00A7233D" w:rsidDel="00060FB1">
          <w:rPr>
            <w:rFonts w:ascii="Times New Roman" w:hAnsi="Times New Roman" w:cs="Times New Roman"/>
          </w:rPr>
          <w:t xml:space="preserve"> </w:t>
        </w:r>
      </w:ins>
      <w:del w:id="37" w:author="Medie" w:date="2015-04-09T17:48:00Z">
        <w:r w:rsidR="00BD6A7C" w:rsidRPr="00A7233D" w:rsidDel="00060FB1">
          <w:rPr>
            <w:rFonts w:ascii="Times New Roman" w:hAnsi="Times New Roman" w:cs="Times New Roman"/>
          </w:rPr>
          <w:delText>nsSNPs</w:delText>
        </w:r>
      </w:del>
      <w:r w:rsidR="00BD6A7C" w:rsidRPr="00A7233D">
        <w:rPr>
          <w:rFonts w:ascii="Times New Roman" w:hAnsi="Times New Roman" w:cs="Times New Roman"/>
        </w:rPr>
        <w:t>(Non-synonymous single nucleotide polymorphisms</w:t>
      </w:r>
      <w:ins w:id="38" w:author="Medie" w:date="2015-04-09T17:48:00Z">
        <w:r w:rsidRPr="00060FB1">
          <w:rPr>
            <w:rFonts w:ascii="Times New Roman" w:hAnsi="Times New Roman" w:cs="Times New Roman"/>
          </w:rPr>
          <w:t xml:space="preserve"> </w:t>
        </w:r>
        <w:proofErr w:type="spellStart"/>
        <w:r w:rsidRPr="00A7233D">
          <w:rPr>
            <w:rFonts w:ascii="Times New Roman" w:hAnsi="Times New Roman" w:cs="Times New Roman"/>
          </w:rPr>
          <w:t>nsSNPs</w:t>
        </w:r>
      </w:ins>
      <w:proofErr w:type="spellEnd"/>
      <w:r w:rsidR="00BD6A7C" w:rsidRPr="00A7233D">
        <w:rPr>
          <w:rFonts w:ascii="Times New Roman" w:hAnsi="Times New Roman" w:cs="Times New Roman"/>
        </w:rPr>
        <w:t>)</w:t>
      </w:r>
      <w:r w:rsidR="00B4247F" w:rsidRPr="00A7233D">
        <w:rPr>
          <w:rFonts w:ascii="Times New Roman" w:hAnsi="Times New Roman" w:cs="Times New Roman"/>
        </w:rPr>
        <w:t>.</w:t>
      </w:r>
    </w:p>
    <w:p w:rsidR="00BD6A7C" w:rsidRPr="00A7233D" w:rsidRDefault="009D3A13" w:rsidP="00C3274B">
      <w:pPr>
        <w:pStyle w:val="ListParagraph"/>
        <w:numPr>
          <w:ilvl w:val="0"/>
          <w:numId w:val="7"/>
        </w:numPr>
        <w:spacing w:after="120" w:line="240" w:lineRule="auto"/>
        <w:ind w:left="720"/>
        <w:jc w:val="both"/>
        <w:rPr>
          <w:rFonts w:ascii="Times New Roman" w:hAnsi="Times New Roman" w:cs="Times New Roman"/>
        </w:rPr>
      </w:pPr>
      <w:r w:rsidRPr="00A7233D">
        <w:rPr>
          <w:rFonts w:ascii="Times New Roman" w:hAnsi="Times New Roman" w:cs="Times New Roman"/>
        </w:rPr>
        <w:t>Gene ontology for inherited genes</w:t>
      </w:r>
      <w:r w:rsidR="002566BC" w:rsidRPr="00A7233D">
        <w:rPr>
          <w:rFonts w:ascii="Times New Roman" w:hAnsi="Times New Roman" w:cs="Times New Roman"/>
        </w:rPr>
        <w:t>.</w:t>
      </w:r>
    </w:p>
    <w:p w:rsidR="00EA1E2E" w:rsidRPr="00A7233D" w:rsidRDefault="002566BC" w:rsidP="00C3274B">
      <w:pPr>
        <w:pStyle w:val="ListParagraph"/>
        <w:numPr>
          <w:ilvl w:val="0"/>
          <w:numId w:val="7"/>
        </w:numPr>
        <w:spacing w:after="120" w:line="240" w:lineRule="auto"/>
        <w:ind w:left="720"/>
        <w:jc w:val="both"/>
        <w:rPr>
          <w:rFonts w:ascii="Times New Roman" w:hAnsi="Times New Roman" w:cs="Times New Roman"/>
        </w:rPr>
      </w:pPr>
      <w:r w:rsidRPr="00A7233D">
        <w:rPr>
          <w:rFonts w:ascii="Times New Roman" w:hAnsi="Times New Roman" w:cs="Times New Roman"/>
        </w:rPr>
        <w:t>Protein-protein interaction network.</w:t>
      </w:r>
    </w:p>
    <w:p w:rsidR="002F6448" w:rsidRPr="00A7233D" w:rsidRDefault="00E82A71" w:rsidP="00C3274B">
      <w:pPr>
        <w:spacing w:after="240" w:line="240" w:lineRule="auto"/>
        <w:jc w:val="both"/>
        <w:rPr>
          <w:rFonts w:ascii="Times New Roman" w:hAnsi="Times New Roman" w:cs="Times New Roman"/>
        </w:rPr>
      </w:pPr>
      <w:r w:rsidRPr="00A7233D">
        <w:rPr>
          <w:rFonts w:ascii="Times New Roman" w:hAnsi="Times New Roman" w:cs="Times New Roman"/>
        </w:rPr>
        <w:lastRenderedPageBreak/>
        <w:t xml:space="preserve"> Evaluation will be </w:t>
      </w:r>
      <w:r w:rsidR="00054F24" w:rsidRPr="00A7233D">
        <w:rPr>
          <w:rFonts w:ascii="Times New Roman" w:hAnsi="Times New Roman" w:cs="Times New Roman"/>
        </w:rPr>
        <w:t>discussed</w:t>
      </w:r>
      <w:r w:rsidRPr="00A7233D">
        <w:rPr>
          <w:rFonts w:ascii="Times New Roman" w:hAnsi="Times New Roman" w:cs="Times New Roman"/>
        </w:rPr>
        <w:t xml:space="preserve"> through advantages and disadvantages of previous work to find appropriate solution for </w:t>
      </w:r>
      <w:r w:rsidR="00054F24" w:rsidRPr="00A7233D">
        <w:rPr>
          <w:rFonts w:ascii="Times New Roman" w:hAnsi="Times New Roman" w:cs="Times New Roman"/>
        </w:rPr>
        <w:t>identify inherited diseases based on DNA system.</w:t>
      </w:r>
    </w:p>
    <w:p w:rsidR="00290092" w:rsidRDefault="00CC5DD3" w:rsidP="00915389">
      <w:pPr>
        <w:pStyle w:val="Heading1"/>
        <w:numPr>
          <w:ilvl w:val="0"/>
          <w:numId w:val="9"/>
        </w:numPr>
        <w:spacing w:before="0" w:after="120"/>
        <w:jc w:val="both"/>
      </w:pPr>
      <w:bookmarkStart w:id="39" w:name="_Toc401785163"/>
      <w:bookmarkStart w:id="40" w:name="_Toc401788357"/>
      <w:del w:id="41" w:author="Medie" w:date="2015-04-09T17:48:00Z">
        <w:r w:rsidDel="00060FB1">
          <w:delText>SNP</w:delText>
        </w:r>
        <w:r w:rsidR="00E3074D" w:rsidDel="00060FB1">
          <w:delText>s</w:delText>
        </w:r>
        <w:r w:rsidDel="00060FB1">
          <w:delText>(</w:delText>
        </w:r>
      </w:del>
      <w:r>
        <w:t xml:space="preserve">Single Nucleotide </w:t>
      </w:r>
      <w:r w:rsidR="009D1D77">
        <w:t>Polymorphism</w:t>
      </w:r>
      <w:del w:id="42" w:author="Medie" w:date="2015-04-09T17:48:00Z">
        <w:r w:rsidDel="00060FB1">
          <w:delText>)</w:delText>
        </w:r>
      </w:del>
      <w:r>
        <w:t xml:space="preserve"> based approaches for identify inherited diseases</w:t>
      </w:r>
      <w:bookmarkEnd w:id="39"/>
      <w:bookmarkEnd w:id="40"/>
    </w:p>
    <w:p w:rsidR="005418C2" w:rsidRPr="00785F8E" w:rsidRDefault="00E3074D" w:rsidP="00C3274B">
      <w:pPr>
        <w:spacing w:after="120" w:line="240" w:lineRule="auto"/>
        <w:jc w:val="both"/>
        <w:rPr>
          <w:rFonts w:ascii="Times New Roman" w:hAnsi="Times New Roman" w:cs="Times New Roman"/>
        </w:rPr>
      </w:pPr>
      <w:r w:rsidRPr="00785F8E">
        <w:rPr>
          <w:rFonts w:ascii="Times New Roman" w:hAnsi="Times New Roman" w:cs="Times New Roman"/>
        </w:rPr>
        <w:t xml:space="preserve">SNPs are genetic variants in single bases of DNA </w:t>
      </w:r>
      <w:proofErr w:type="gramStart"/>
      <w:r w:rsidR="00D05350" w:rsidRPr="00785F8E">
        <w:rPr>
          <w:rFonts w:ascii="Times New Roman" w:hAnsi="Times New Roman" w:cs="Times New Roman"/>
        </w:rPr>
        <w:t>sequence</w:t>
      </w:r>
      <w:proofErr w:type="gramEnd"/>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Pr="00785F8E">
        <w:rPr>
          <w:rFonts w:ascii="Times New Roman" w:hAnsi="Times New Roman" w:cs="Times New Roman"/>
        </w:rPr>
        <w:t>.</w:t>
      </w:r>
      <w:r w:rsidR="0022545A" w:rsidRPr="00785F8E">
        <w:rPr>
          <w:rFonts w:ascii="Times New Roman" w:hAnsi="Times New Roman" w:cs="Times New Roman"/>
        </w:rPr>
        <w:t xml:space="preserve"> </w:t>
      </w:r>
      <w:del w:id="43" w:author="Medie" w:date="2015-04-09T17:48:00Z">
        <w:r w:rsidR="0022545A" w:rsidRPr="00785F8E" w:rsidDel="00060FB1">
          <w:rPr>
            <w:rFonts w:ascii="Times New Roman" w:hAnsi="Times New Roman" w:cs="Times New Roman"/>
          </w:rPr>
          <w:delText xml:space="preserve">Many researchers carried out significant out come on SNPs analysis based approaches.  </w:delText>
        </w:r>
        <w:r w:rsidR="00E96D71" w:rsidRPr="00785F8E" w:rsidDel="00060FB1">
          <w:rPr>
            <w:rFonts w:ascii="Times New Roman" w:hAnsi="Times New Roman" w:cs="Times New Roman"/>
          </w:rPr>
          <w:delText xml:space="preserve">For </w:delText>
        </w:r>
        <w:r w:rsidR="002C7E02" w:rsidRPr="00785F8E" w:rsidDel="00060FB1">
          <w:rPr>
            <w:rFonts w:ascii="Times New Roman" w:hAnsi="Times New Roman" w:cs="Times New Roman"/>
          </w:rPr>
          <w:delText>these researches</w:delText>
        </w:r>
        <w:r w:rsidR="00E96D71" w:rsidRPr="00785F8E" w:rsidDel="00060FB1">
          <w:rPr>
            <w:rFonts w:ascii="Times New Roman" w:hAnsi="Times New Roman" w:cs="Times New Roman"/>
          </w:rPr>
          <w:delText xml:space="preserve"> </w:delText>
        </w:r>
      </w:del>
      <w:ins w:id="44" w:author="Medie" w:date="2015-04-09T17:48:00Z">
        <w:r w:rsidR="00C16107">
          <w:rPr>
            <w:rFonts w:ascii="Times New Roman" w:hAnsi="Times New Roman" w:cs="Times New Roman"/>
          </w:rPr>
          <w:t xml:space="preserve">It has been suggested that </w:t>
        </w:r>
      </w:ins>
      <w:r w:rsidR="00E96D71" w:rsidRPr="00785F8E">
        <w:rPr>
          <w:rFonts w:ascii="Times New Roman" w:hAnsi="Times New Roman" w:cs="Times New Roman"/>
        </w:rPr>
        <w:t xml:space="preserve">different traditional classification methods and novel data mining </w:t>
      </w:r>
      <w:r w:rsidR="002C7E02" w:rsidRPr="00785F8E">
        <w:rPr>
          <w:rFonts w:ascii="Times New Roman" w:hAnsi="Times New Roman" w:cs="Times New Roman"/>
        </w:rPr>
        <w:t>techniques are</w:t>
      </w:r>
      <w:r w:rsidR="00E96D71" w:rsidRPr="00785F8E">
        <w:rPr>
          <w:rFonts w:ascii="Times New Roman" w:hAnsi="Times New Roman" w:cs="Times New Roman"/>
        </w:rPr>
        <w:t xml:space="preserve"> applied to classification problem.</w:t>
      </w:r>
      <w:r w:rsidR="002C7E02" w:rsidRPr="00785F8E">
        <w:rPr>
          <w:rFonts w:ascii="Times New Roman" w:hAnsi="Times New Roman" w:cs="Times New Roman"/>
        </w:rPr>
        <w:t xml:space="preserve"> Also explains effective </w:t>
      </w:r>
      <w:r w:rsidR="003D0F7A" w:rsidRPr="00785F8E">
        <w:rPr>
          <w:rFonts w:ascii="Times New Roman" w:hAnsi="Times New Roman" w:cs="Times New Roman"/>
        </w:rPr>
        <w:t>of identifying</w:t>
      </w:r>
      <w:r w:rsidR="002C7E02" w:rsidRPr="00785F8E">
        <w:rPr>
          <w:rFonts w:ascii="Times New Roman" w:hAnsi="Times New Roman" w:cs="Times New Roman"/>
        </w:rPr>
        <w:t xml:space="preserve"> the disease associate</w:t>
      </w:r>
      <w:r w:rsidR="003D0F7A" w:rsidRPr="00785F8E">
        <w:rPr>
          <w:rFonts w:ascii="Times New Roman" w:hAnsi="Times New Roman" w:cs="Times New Roman"/>
        </w:rPr>
        <w:t xml:space="preserve"> </w:t>
      </w:r>
      <w:proofErr w:type="spellStart"/>
      <w:r w:rsidR="003D0F7A" w:rsidRPr="00785F8E">
        <w:rPr>
          <w:rFonts w:ascii="Times New Roman" w:hAnsi="Times New Roman" w:cs="Times New Roman"/>
        </w:rPr>
        <w:t>with</w:t>
      </w:r>
      <w:r w:rsidR="00BB487A" w:rsidRPr="00785F8E">
        <w:rPr>
          <w:rFonts w:ascii="Times New Roman" w:hAnsi="Times New Roman" w:cs="Times New Roman"/>
        </w:rPr>
        <w:t>SNPs</w:t>
      </w:r>
      <w:proofErr w:type="spellEnd"/>
      <w:r w:rsidR="00BB487A" w:rsidRPr="00785F8E">
        <w:rPr>
          <w:rFonts w:ascii="Times New Roman" w:hAnsi="Times New Roman" w:cs="Times New Roman"/>
        </w:rPr>
        <w:t xml:space="preserve"> and </w:t>
      </w:r>
      <w:r w:rsidR="005E1E67" w:rsidRPr="00785F8E">
        <w:rPr>
          <w:rFonts w:ascii="Times New Roman" w:hAnsi="Times New Roman" w:cs="Times New Roman"/>
        </w:rPr>
        <w:t>performance</w:t>
      </w:r>
      <w:r w:rsidR="00BB487A" w:rsidRPr="00785F8E">
        <w:rPr>
          <w:rFonts w:ascii="Times New Roman" w:hAnsi="Times New Roman" w:cs="Times New Roman"/>
        </w:rPr>
        <w:t xml:space="preserve"> of the different algorithms.</w:t>
      </w:r>
    </w:p>
    <w:p w:rsidR="0090446E" w:rsidRPr="00785F8E" w:rsidRDefault="00B051DA" w:rsidP="00C3274B">
      <w:pPr>
        <w:spacing w:after="120" w:line="240" w:lineRule="auto"/>
        <w:jc w:val="both"/>
        <w:rPr>
          <w:rFonts w:ascii="Times New Roman" w:hAnsi="Times New Roman" w:cs="Times New Roman"/>
        </w:rPr>
      </w:pPr>
      <w:hyperlink w:anchor="_ENREF_1" w:tooltip="Jiaxin, 2010 #17" w:history="1">
        <w:r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Jiaxin, Wangshu (1)</w:t>
        </w:r>
        <w:r w:rsidRPr="00785F8E">
          <w:rPr>
            <w:rFonts w:ascii="Times New Roman" w:hAnsi="Times New Roman" w:cs="Times New Roman"/>
          </w:rPr>
          <w:fldChar w:fldCharType="end"/>
        </w:r>
      </w:hyperlink>
      <w:r w:rsidR="00B852E6" w:rsidRPr="00785F8E">
        <w:rPr>
          <w:rFonts w:ascii="Times New Roman" w:hAnsi="Times New Roman" w:cs="Times New Roman"/>
        </w:rPr>
        <w:t xml:space="preserve">, </w:t>
      </w:r>
      <w:hyperlink w:anchor="_ENREF_7" w:tooltip="He, 2012 #4" w:history="1">
        <w:r w:rsidRPr="00785F8E">
          <w:rPr>
            <w:rFonts w:ascii="Times New Roman" w:hAnsi="Times New Roman" w:cs="Times New Roman"/>
          </w:rPr>
          <w:fldChar w:fldCharType="begin"/>
        </w:r>
        <w:r>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785F8E">
          <w:rPr>
            <w:rFonts w:ascii="Times New Roman" w:hAnsi="Times New Roman" w:cs="Times New Roman"/>
          </w:rPr>
          <w:fldChar w:fldCharType="separate"/>
        </w:r>
        <w:r>
          <w:rPr>
            <w:rFonts w:ascii="Times New Roman" w:hAnsi="Times New Roman" w:cs="Times New Roman"/>
            <w:noProof/>
          </w:rPr>
          <w:t>He and Jiang (7)</w:t>
        </w:r>
        <w:r w:rsidRPr="00785F8E">
          <w:rPr>
            <w:rFonts w:ascii="Times New Roman" w:hAnsi="Times New Roman" w:cs="Times New Roman"/>
          </w:rPr>
          <w:fldChar w:fldCharType="end"/>
        </w:r>
      </w:hyperlink>
      <w:r w:rsidR="00B852E6" w:rsidRPr="00785F8E">
        <w:rPr>
          <w:rFonts w:ascii="Times New Roman" w:hAnsi="Times New Roman" w:cs="Times New Roman"/>
        </w:rPr>
        <w:t xml:space="preserve">assert that </w:t>
      </w:r>
      <w:r w:rsidR="008311BC" w:rsidRPr="00785F8E">
        <w:rPr>
          <w:rFonts w:ascii="Times New Roman" w:hAnsi="Times New Roman" w:cs="Times New Roman"/>
        </w:rPr>
        <w:t xml:space="preserve">SNPs in protein coding </w:t>
      </w:r>
      <w:del w:id="45" w:author="Medie" w:date="2015-04-09T17:49:00Z">
        <w:r w:rsidR="008311BC" w:rsidRPr="00785F8E" w:rsidDel="00C16107">
          <w:rPr>
            <w:rFonts w:ascii="Times New Roman" w:hAnsi="Times New Roman" w:cs="Times New Roman"/>
          </w:rPr>
          <w:delText xml:space="preserve">area </w:delText>
        </w:r>
      </w:del>
      <w:r w:rsidR="008311BC" w:rsidRPr="00785F8E">
        <w:rPr>
          <w:rFonts w:ascii="Times New Roman" w:hAnsi="Times New Roman" w:cs="Times New Roman"/>
        </w:rPr>
        <w:t xml:space="preserve">are further categorized into </w:t>
      </w:r>
      <w:r w:rsidR="001B605D" w:rsidRPr="00785F8E">
        <w:rPr>
          <w:rFonts w:ascii="Times New Roman" w:hAnsi="Times New Roman" w:cs="Times New Roman"/>
        </w:rPr>
        <w:t xml:space="preserve">synonymous SNPs whose occur will not alter encoded amino acids and </w:t>
      </w:r>
      <w:proofErr w:type="spellStart"/>
      <w:r w:rsidR="001B605D" w:rsidRPr="00785F8E">
        <w:rPr>
          <w:rFonts w:ascii="Times New Roman" w:hAnsi="Times New Roman" w:cs="Times New Roman"/>
        </w:rPr>
        <w:t>nonsynonymous</w:t>
      </w:r>
      <w:proofErr w:type="spellEnd"/>
      <w:r w:rsidR="001B605D" w:rsidRPr="00785F8E">
        <w:rPr>
          <w:rFonts w:ascii="Times New Roman" w:hAnsi="Times New Roman" w:cs="Times New Roman"/>
        </w:rPr>
        <w:t xml:space="preserve"> SNPs(</w:t>
      </w:r>
      <w:proofErr w:type="spellStart"/>
      <w:r w:rsidR="001B605D" w:rsidRPr="00785F8E">
        <w:rPr>
          <w:rFonts w:ascii="Times New Roman" w:hAnsi="Times New Roman" w:cs="Times New Roman"/>
        </w:rPr>
        <w:t>nsSNPs</w:t>
      </w:r>
      <w:proofErr w:type="spellEnd"/>
      <w:r w:rsidR="001B605D" w:rsidRPr="00785F8E">
        <w:rPr>
          <w:rFonts w:ascii="Times New Roman" w:hAnsi="Times New Roman" w:cs="Times New Roman"/>
        </w:rPr>
        <w:t>)</w:t>
      </w:r>
      <w:del w:id="46" w:author="Lahiru" w:date="2015-04-10T20:28:00Z">
        <w:r w:rsidR="001B605D" w:rsidRPr="00785F8E" w:rsidDel="005B1AB7">
          <w:rPr>
            <w:rFonts w:ascii="Times New Roman" w:hAnsi="Times New Roman" w:cs="Times New Roman"/>
          </w:rPr>
          <w:delText xml:space="preserve"> </w:delText>
        </w:r>
        <w:commentRangeStart w:id="47"/>
        <w:r w:rsidR="001B605D" w:rsidRPr="00785F8E" w:rsidDel="005B1AB7">
          <w:rPr>
            <w:rFonts w:ascii="Times New Roman" w:hAnsi="Times New Roman" w:cs="Times New Roman"/>
          </w:rPr>
          <w:delText>wh</w:delText>
        </w:r>
      </w:del>
      <w:ins w:id="48" w:author="Medie" w:date="2015-04-09T17:49:00Z">
        <w:del w:id="49" w:author="Lahiru" w:date="2015-04-10T20:28:00Z">
          <w:r w:rsidR="00C16107" w:rsidDel="005B1AB7">
            <w:rPr>
              <w:rFonts w:ascii="Times New Roman" w:hAnsi="Times New Roman" w:cs="Times New Roman"/>
            </w:rPr>
            <w:delText>en</w:delText>
          </w:r>
        </w:del>
      </w:ins>
      <w:del w:id="50" w:author="Lahiru" w:date="2015-04-10T20:28:00Z">
        <w:r w:rsidR="001B605D" w:rsidRPr="00785F8E" w:rsidDel="005B1AB7">
          <w:rPr>
            <w:rFonts w:ascii="Times New Roman" w:hAnsi="Times New Roman" w:cs="Times New Roman"/>
          </w:rPr>
          <w:delText xml:space="preserve">ose present </w:delText>
        </w:r>
        <w:commentRangeEnd w:id="47"/>
        <w:r w:rsidR="00C16107" w:rsidDel="005B1AB7">
          <w:rPr>
            <w:rStyle w:val="CommentReference"/>
          </w:rPr>
          <w:commentReference w:id="47"/>
        </w:r>
        <w:r w:rsidR="001B605D" w:rsidRPr="00785F8E" w:rsidDel="005B1AB7">
          <w:rPr>
            <w:rFonts w:ascii="Times New Roman" w:hAnsi="Times New Roman" w:cs="Times New Roman"/>
          </w:rPr>
          <w:delText>will alter encoded amino acids</w:delText>
        </w:r>
      </w:del>
      <w:ins w:id="51" w:author="Lahiru" w:date="2015-04-11T10:52:00Z">
        <w:r w:rsidR="001524BD">
          <w:rPr>
            <w:rFonts w:ascii="Times New Roman" w:hAnsi="Times New Roman" w:cs="Times New Roman"/>
          </w:rPr>
          <w:t xml:space="preserve"> is</w:t>
        </w:r>
      </w:ins>
      <w:ins w:id="52" w:author="Lahiru" w:date="2015-04-10T20:28:00Z">
        <w:r w:rsidR="005B1AB7">
          <w:rPr>
            <w:rFonts w:ascii="Times New Roman" w:hAnsi="Times New Roman" w:cs="Times New Roman"/>
          </w:rPr>
          <w:t xml:space="preserve"> </w:t>
        </w:r>
      </w:ins>
      <w:ins w:id="53" w:author="Lahiru" w:date="2015-04-10T20:32:00Z">
        <w:r w:rsidR="00A37F05">
          <w:rPr>
            <w:rFonts w:ascii="Times New Roman" w:hAnsi="Times New Roman" w:cs="Times New Roman"/>
          </w:rPr>
          <w:t>sin</w:t>
        </w:r>
        <w:r w:rsidR="0027680C">
          <w:rPr>
            <w:rFonts w:ascii="Times New Roman" w:hAnsi="Times New Roman" w:cs="Times New Roman"/>
          </w:rPr>
          <w:t>gle base alternations leading</w:t>
        </w:r>
        <w:r w:rsidR="00A37F05">
          <w:rPr>
            <w:rFonts w:ascii="Times New Roman" w:hAnsi="Times New Roman" w:cs="Times New Roman"/>
          </w:rPr>
          <w:t xml:space="preserve"> alternate to the amino acid sequence of the encoded protein</w:t>
        </w:r>
      </w:ins>
      <w:r w:rsidR="00A37F05">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&lt;EndNote&gt;&lt;Cite&gt;&lt;Author&gt;Yates&lt;/Author&gt;&lt;Year&gt;2013&lt;/Year&gt;&lt;RecNum&gt;24&lt;/RecNum&gt;&lt;DisplayText&gt;(8)&lt;/DisplayText&gt;&lt;record&gt;&lt;rec-number&gt;24&lt;/rec-number&gt;&lt;foreign-keys&gt;&lt;key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00A37F05">
        <w:rPr>
          <w:rFonts w:ascii="Times New Roman" w:hAnsi="Times New Roman" w:cs="Times New Roman"/>
        </w:rPr>
        <w:fldChar w:fldCharType="separate"/>
      </w:r>
      <w:r w:rsidR="0096243D">
        <w:rPr>
          <w:rFonts w:ascii="Times New Roman" w:hAnsi="Times New Roman" w:cs="Times New Roman"/>
          <w:noProof/>
        </w:rPr>
        <w:t>(</w:t>
      </w:r>
      <w:hyperlink w:anchor="_ENREF_8" w:tooltip="Yates, 2013 #24" w:history="1">
        <w:r>
          <w:rPr>
            <w:rFonts w:ascii="Times New Roman" w:hAnsi="Times New Roman" w:cs="Times New Roman"/>
            <w:noProof/>
          </w:rPr>
          <w:t>8</w:t>
        </w:r>
      </w:hyperlink>
      <w:r w:rsidR="0096243D">
        <w:rPr>
          <w:rFonts w:ascii="Times New Roman" w:hAnsi="Times New Roman" w:cs="Times New Roman"/>
          <w:noProof/>
        </w:rPr>
        <w:t>)</w:t>
      </w:r>
      <w:r w:rsidR="00A37F05">
        <w:rPr>
          <w:rFonts w:ascii="Times New Roman" w:hAnsi="Times New Roman" w:cs="Times New Roman"/>
        </w:rPr>
        <w:fldChar w:fldCharType="end"/>
      </w:r>
      <w:r w:rsidR="001B605D" w:rsidRPr="00785F8E">
        <w:rPr>
          <w:rFonts w:ascii="Times New Roman" w:hAnsi="Times New Roman" w:cs="Times New Roman"/>
        </w:rPr>
        <w:t>.</w:t>
      </w:r>
      <w:r w:rsidR="006F3729" w:rsidRPr="00785F8E">
        <w:rPr>
          <w:rFonts w:ascii="Times New Roman" w:hAnsi="Times New Roman" w:cs="Times New Roman"/>
        </w:rPr>
        <w:t>In protein level</w:t>
      </w:r>
      <w:r w:rsidR="00085E53" w:rsidRPr="00785F8E">
        <w:rPr>
          <w:rFonts w:ascii="Times New Roman" w:hAnsi="Times New Roman" w:cs="Times New Roman"/>
        </w:rPr>
        <w:t xml:space="preserve">, </w:t>
      </w:r>
      <w:proofErr w:type="spellStart"/>
      <w:r w:rsidR="00085E53" w:rsidRPr="00785F8E">
        <w:rPr>
          <w:rFonts w:ascii="Times New Roman" w:hAnsi="Times New Roman" w:cs="Times New Roman"/>
        </w:rPr>
        <w:t>nsSNPs</w:t>
      </w:r>
      <w:proofErr w:type="spellEnd"/>
      <w:r w:rsidR="00085E53" w:rsidRPr="00785F8E">
        <w:rPr>
          <w:rFonts w:ascii="Times New Roman" w:hAnsi="Times New Roman" w:cs="Times New Roman"/>
        </w:rPr>
        <w:t xml:space="preserve"> supplies amino acid </w:t>
      </w:r>
      <w:r w:rsidR="00105BF3" w:rsidRPr="00785F8E">
        <w:rPr>
          <w:rFonts w:ascii="Times New Roman" w:hAnsi="Times New Roman" w:cs="Times New Roman"/>
        </w:rPr>
        <w:t>substitutions</w:t>
      </w:r>
      <w:r w:rsidR="006F3729" w:rsidRPr="00785F8E">
        <w:rPr>
          <w:rFonts w:ascii="Times New Roman" w:hAnsi="Times New Roman" w:cs="Times New Roman"/>
        </w:rPr>
        <w:t>, which</w:t>
      </w:r>
      <w:r w:rsidR="00105BF3" w:rsidRPr="00785F8E">
        <w:rPr>
          <w:rFonts w:ascii="Times New Roman" w:hAnsi="Times New Roman" w:cs="Times New Roman"/>
        </w:rPr>
        <w:t xml:space="preserve"> potentially cause protein system and functions, and further affect</w:t>
      </w:r>
      <w:r w:rsidR="0019310E" w:rsidRPr="00785F8E">
        <w:rPr>
          <w:rFonts w:ascii="Times New Roman" w:hAnsi="Times New Roman" w:cs="Times New Roman"/>
        </w:rPr>
        <w:t>s</w:t>
      </w:r>
      <w:r w:rsidR="00105BF3" w:rsidRPr="00785F8E">
        <w:rPr>
          <w:rFonts w:ascii="Times New Roman" w:hAnsi="Times New Roman" w:cs="Times New Roman"/>
        </w:rPr>
        <w:t xml:space="preserve"> human diseases</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&lt;EndNote&gt;&lt;Cite&gt;&lt;Author&gt;Yates&lt;/Author&gt;&lt;Year&gt;2013&lt;/Year&gt;&lt;RecNum&gt;24&lt;/RecNum&gt;&lt;DisplayText&gt;(8)&lt;/DisplayText&gt;&lt;record&gt;&lt;rec-number&gt;24&lt;/rec-number&gt;&lt;foreign-keys&gt;&lt;key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8" w:tooltip="Yates, 2013 #24" w:history="1">
        <w:r>
          <w:rPr>
            <w:rFonts w:ascii="Times New Roman" w:hAnsi="Times New Roman" w:cs="Times New Roman"/>
            <w:noProof/>
          </w:rPr>
          <w:t>8</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105BF3" w:rsidRPr="00785F8E">
        <w:rPr>
          <w:rFonts w:ascii="Times New Roman" w:hAnsi="Times New Roman" w:cs="Times New Roman"/>
        </w:rPr>
        <w:t>.</w:t>
      </w:r>
      <w:r w:rsidR="00260EF7" w:rsidRPr="00785F8E">
        <w:rPr>
          <w:rFonts w:ascii="Times New Roman" w:hAnsi="Times New Roman" w:cs="Times New Roman"/>
        </w:rPr>
        <w:t xml:space="preserve"> They believed </w:t>
      </w:r>
      <w:proofErr w:type="spellStart"/>
      <w:r w:rsidR="00260EF7" w:rsidRPr="00785F8E">
        <w:rPr>
          <w:rFonts w:ascii="Times New Roman" w:hAnsi="Times New Roman" w:cs="Times New Roman"/>
        </w:rPr>
        <w:t>nsSNPs</w:t>
      </w:r>
      <w:proofErr w:type="spellEnd"/>
      <w:r w:rsidR="00260EF7" w:rsidRPr="00785F8E">
        <w:rPr>
          <w:rFonts w:ascii="Times New Roman" w:hAnsi="Times New Roman" w:cs="Times New Roman"/>
        </w:rPr>
        <w:t xml:space="preserve"> that are associated with the diseases from group of </w:t>
      </w:r>
      <w:r w:rsidR="00081B34" w:rsidRPr="00785F8E">
        <w:rPr>
          <w:rFonts w:ascii="Times New Roman" w:hAnsi="Times New Roman" w:cs="Times New Roman"/>
        </w:rPr>
        <w:t>candidate</w:t>
      </w:r>
      <w:ins w:id="54" w:author="Medie" w:date="2015-04-09T17:49:00Z">
        <w:r w:rsidR="00C16107">
          <w:rPr>
            <w:rFonts w:ascii="Times New Roman" w:hAnsi="Times New Roman" w:cs="Times New Roman"/>
          </w:rPr>
          <w:t xml:space="preserve"> </w:t>
        </w:r>
      </w:ins>
      <w:proofErr w:type="spellStart"/>
      <w:r w:rsidR="00260EF7" w:rsidRPr="00785F8E">
        <w:rPr>
          <w:rFonts w:ascii="Times New Roman" w:hAnsi="Times New Roman" w:cs="Times New Roman"/>
        </w:rPr>
        <w:t>nsSNPs</w:t>
      </w:r>
      <w:proofErr w:type="spellEnd"/>
      <w:r w:rsidR="00260EF7" w:rsidRPr="00785F8E">
        <w:rPr>
          <w:rFonts w:ascii="Times New Roman" w:hAnsi="Times New Roman" w:cs="Times New Roman"/>
        </w:rPr>
        <w:t xml:space="preserve"> as a binary classification </w:t>
      </w:r>
      <w:proofErr w:type="spellStart"/>
      <w:r w:rsidR="00260EF7" w:rsidRPr="00785F8E">
        <w:rPr>
          <w:rFonts w:ascii="Times New Roman" w:hAnsi="Times New Roman" w:cs="Times New Roman"/>
        </w:rPr>
        <w:t>problem.</w:t>
      </w:r>
      <w:r w:rsidR="00806B87" w:rsidRPr="00785F8E">
        <w:rPr>
          <w:rFonts w:ascii="Times New Roman" w:hAnsi="Times New Roman" w:cs="Times New Roman"/>
        </w:rPr>
        <w:t>To</w:t>
      </w:r>
      <w:proofErr w:type="spellEnd"/>
      <w:r w:rsidR="00806B87" w:rsidRPr="00785F8E">
        <w:rPr>
          <w:rFonts w:ascii="Times New Roman" w:hAnsi="Times New Roman" w:cs="Times New Roman"/>
        </w:rPr>
        <w:t xml:space="preserve"> solve this problem they used different classification algorithms.</w:t>
      </w:r>
    </w:p>
    <w:p w:rsidR="00C65C5C" w:rsidRPr="00785F8E" w:rsidRDefault="00B051DA" w:rsidP="00C3274B">
      <w:pPr>
        <w:spacing w:after="120" w:line="240" w:lineRule="auto"/>
        <w:jc w:val="both"/>
        <w:rPr>
          <w:rFonts w:ascii="Times New Roman" w:hAnsi="Times New Roman" w:cs="Times New Roman"/>
        </w:rPr>
      </w:pPr>
      <w:hyperlink w:anchor="_ENREF_1" w:tooltip="Jiaxin, 2010 #17" w:history="1">
        <w:r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Jiaxin, Wangshu (1)</w:t>
        </w:r>
        <w:r w:rsidRPr="00785F8E">
          <w:rPr>
            <w:rFonts w:ascii="Times New Roman" w:hAnsi="Times New Roman" w:cs="Times New Roman"/>
          </w:rPr>
          <w:fldChar w:fldCharType="end"/>
        </w:r>
      </w:hyperlink>
      <w:r w:rsidR="00380D4F" w:rsidRPr="00785F8E">
        <w:rPr>
          <w:rFonts w:ascii="Times New Roman" w:hAnsi="Times New Roman" w:cs="Times New Roman"/>
        </w:rPr>
        <w:t xml:space="preserve"> assert that </w:t>
      </w:r>
      <w:proofErr w:type="spellStart"/>
      <w:r w:rsidR="00380D4F" w:rsidRPr="00785F8E">
        <w:rPr>
          <w:rFonts w:ascii="Times New Roman" w:hAnsi="Times New Roman" w:cs="Times New Roman"/>
        </w:rPr>
        <w:t>LogitBoost</w:t>
      </w:r>
      <w:proofErr w:type="spellEnd"/>
      <w:r w:rsidR="00380D4F" w:rsidRPr="00785F8E">
        <w:rPr>
          <w:rFonts w:ascii="Times New Roman" w:hAnsi="Times New Roman" w:cs="Times New Roman"/>
        </w:rPr>
        <w:t xml:space="preserve"> ensemble learning approach achieve the best performance among all the  other method such as </w:t>
      </w:r>
      <w:proofErr w:type="spellStart"/>
      <w:r w:rsidR="00380D4F" w:rsidRPr="00785F8E">
        <w:rPr>
          <w:rFonts w:ascii="Times New Roman" w:hAnsi="Times New Roman" w:cs="Times New Roman"/>
        </w:rPr>
        <w:t>AdaBoost</w:t>
      </w:r>
      <w:proofErr w:type="spellEnd"/>
      <w:r w:rsidR="00380D4F" w:rsidRPr="00785F8E">
        <w:rPr>
          <w:rFonts w:ascii="Times New Roman" w:hAnsi="Times New Roman" w:cs="Times New Roman"/>
        </w:rPr>
        <w:t xml:space="preserve">, Random forest, L2boosting </w:t>
      </w:r>
      <w:r w:rsidR="00C23AA2" w:rsidRPr="00785F8E">
        <w:rPr>
          <w:rFonts w:ascii="Times New Roman" w:hAnsi="Times New Roman" w:cs="Times New Roman"/>
        </w:rPr>
        <w:t>, stochastic gradient regression with t</w:t>
      </w:r>
      <w:r w:rsidR="00F00B44" w:rsidRPr="00785F8E">
        <w:rPr>
          <w:rFonts w:ascii="Times New Roman" w:hAnsi="Times New Roman" w:cs="Times New Roman"/>
        </w:rPr>
        <w:t>wo common classification method</w:t>
      </w:r>
      <w:r w:rsidR="00C23AA2" w:rsidRPr="00785F8E">
        <w:rPr>
          <w:rFonts w:ascii="Times New Roman" w:hAnsi="Times New Roman" w:cs="Times New Roman"/>
        </w:rPr>
        <w:t xml:space="preserve"> decision tree</w:t>
      </w:r>
      <w:r w:rsidR="00F00B44" w:rsidRPr="00785F8E">
        <w:rPr>
          <w:rFonts w:ascii="Times New Roman" w:hAnsi="Times New Roman" w:cs="Times New Roman"/>
        </w:rPr>
        <w:t>,</w:t>
      </w:r>
      <w:r w:rsidR="00C23AA2" w:rsidRPr="00785F8E">
        <w:rPr>
          <w:rFonts w:ascii="Times New Roman" w:hAnsi="Times New Roman" w:cs="Times New Roman"/>
        </w:rPr>
        <w:t xml:space="preserve"> and support vector machines.</w:t>
      </w:r>
      <w:r w:rsidR="00377CB4" w:rsidRPr="00785F8E">
        <w:rPr>
          <w:rFonts w:ascii="Times New Roman" w:hAnsi="Times New Roman" w:cs="Times New Roman"/>
        </w:rPr>
        <w:t xml:space="preserve"> The five </w:t>
      </w:r>
      <w:r w:rsidR="00BE56B7" w:rsidRPr="00785F8E">
        <w:rPr>
          <w:rFonts w:ascii="Times New Roman" w:hAnsi="Times New Roman" w:cs="Times New Roman"/>
        </w:rPr>
        <w:t>ensemble</w:t>
      </w:r>
      <w:r w:rsidR="00377CB4" w:rsidRPr="00785F8E">
        <w:rPr>
          <w:rFonts w:ascii="Times New Roman" w:hAnsi="Times New Roman" w:cs="Times New Roman"/>
        </w:rPr>
        <w:t xml:space="preserve"> learning approaches are and two classification methods are </w:t>
      </w:r>
      <w:r w:rsidR="00BE56B7" w:rsidRPr="00785F8E">
        <w:rPr>
          <w:rFonts w:ascii="Times New Roman" w:hAnsi="Times New Roman" w:cs="Times New Roman"/>
        </w:rPr>
        <w:t>briefly</w:t>
      </w:r>
      <w:r w:rsidR="00377CB4" w:rsidRPr="00785F8E">
        <w:rPr>
          <w:rFonts w:ascii="Times New Roman" w:hAnsi="Times New Roman" w:cs="Times New Roman"/>
        </w:rPr>
        <w:t xml:space="preserve"> explain as follows.</w:t>
      </w: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commentRangeStart w:id="55"/>
      <w:proofErr w:type="spellStart"/>
      <w:r w:rsidRPr="00785F8E">
        <w:rPr>
          <w:rFonts w:ascii="Times New Roman" w:hAnsi="Times New Roman" w:cs="Times New Roman"/>
        </w:rPr>
        <w:t>AdaBoost</w:t>
      </w:r>
      <w:proofErr w:type="spellEnd"/>
    </w:p>
    <w:p w:rsidR="0056202D" w:rsidRDefault="002F75E9" w:rsidP="00C3274B">
      <w:pPr>
        <w:pStyle w:val="ListParagraph"/>
        <w:spacing w:after="120" w:line="240" w:lineRule="auto"/>
        <w:jc w:val="both"/>
        <w:rPr>
          <w:ins w:id="56" w:author="Lahiru" w:date="2015-04-10T21:04:00Z"/>
          <w:rFonts w:ascii="Times New Roman" w:hAnsi="Times New Roman" w:cs="Times New Roman"/>
        </w:rPr>
      </w:pPr>
      <w:proofErr w:type="spellStart"/>
      <w:r w:rsidRPr="00785F8E">
        <w:rPr>
          <w:rFonts w:ascii="Times New Roman" w:hAnsi="Times New Roman" w:cs="Times New Roman"/>
        </w:rPr>
        <w:t>Adaboosting</w:t>
      </w:r>
      <w:proofErr w:type="spellEnd"/>
      <w:r w:rsidRPr="00785F8E">
        <w:rPr>
          <w:rFonts w:ascii="Times New Roman" w:hAnsi="Times New Roman" w:cs="Times New Roman"/>
        </w:rPr>
        <w:t xml:space="preserve"> (adaptive boosting) is one of the most popular </w:t>
      </w:r>
      <w:r w:rsidR="00D33519" w:rsidRPr="00785F8E">
        <w:rPr>
          <w:rFonts w:ascii="Times New Roman" w:hAnsi="Times New Roman" w:cs="Times New Roman"/>
        </w:rPr>
        <w:t>boosting algorithms</w:t>
      </w:r>
      <w:r w:rsidRPr="00785F8E">
        <w:rPr>
          <w:rFonts w:ascii="Times New Roman" w:hAnsi="Times New Roman" w:cs="Times New Roman"/>
        </w:rPr>
        <w:t>.</w:t>
      </w:r>
      <w:r w:rsidR="00C42E69" w:rsidRPr="00785F8E">
        <w:rPr>
          <w:rFonts w:ascii="Times New Roman" w:hAnsi="Times New Roman" w:cs="Times New Roman"/>
        </w:rPr>
        <w:t xml:space="preserve"> This algorithm characterized by its adaptive </w:t>
      </w:r>
      <w:r w:rsidR="00BB260B" w:rsidRPr="00785F8E">
        <w:rPr>
          <w:rFonts w:ascii="Times New Roman" w:hAnsi="Times New Roman" w:cs="Times New Roman"/>
        </w:rPr>
        <w:t xml:space="preserve">changes to </w:t>
      </w:r>
      <w:r w:rsidR="00C42E69" w:rsidRPr="00785F8E">
        <w:rPr>
          <w:rFonts w:ascii="Times New Roman" w:hAnsi="Times New Roman" w:cs="Times New Roman"/>
        </w:rPr>
        <w:t>fit sample weights during the boosting process</w:t>
      </w:r>
      <w:r w:rsidR="00637E9B" w:rsidRPr="00785F8E">
        <w:rPr>
          <w:rFonts w:ascii="Times New Roman" w:hAnsi="Times New Roman" w:cs="Times New Roman"/>
        </w:rPr>
        <w:t xml:space="preserve">, according to the weighted classification error identify from the last </w:t>
      </w:r>
      <w:r w:rsidR="00DB3A84" w:rsidRPr="00785F8E">
        <w:rPr>
          <w:rFonts w:ascii="Times New Roman" w:hAnsi="Times New Roman" w:cs="Times New Roman"/>
        </w:rPr>
        <w:t>training</w:t>
      </w:r>
      <w:r w:rsidR="00637E9B" w:rsidRPr="00785F8E">
        <w:rPr>
          <w:rFonts w:ascii="Times New Roman" w:hAnsi="Times New Roman" w:cs="Times New Roman"/>
        </w:rPr>
        <w:t>.</w:t>
      </w:r>
      <w:r w:rsidR="00DB3A84" w:rsidRPr="00785F8E">
        <w:rPr>
          <w:rFonts w:ascii="Times New Roman" w:hAnsi="Times New Roman" w:cs="Times New Roman"/>
        </w:rPr>
        <w:t xml:space="preserve"> In each iteration</w:t>
      </w:r>
      <w:r w:rsidR="0084140C" w:rsidRPr="00785F8E">
        <w:rPr>
          <w:rFonts w:ascii="Times New Roman" w:hAnsi="Times New Roman" w:cs="Times New Roman"/>
        </w:rPr>
        <w:t>, a</w:t>
      </w:r>
      <w:r w:rsidR="00931BA0" w:rsidRPr="00785F8E">
        <w:rPr>
          <w:rFonts w:ascii="Times New Roman" w:hAnsi="Times New Roman" w:cs="Times New Roman"/>
        </w:rPr>
        <w:t xml:space="preserve"> sample-based “weak” classifier is constructed, and the weights of </w:t>
      </w:r>
      <w:r w:rsidR="008B33B0" w:rsidRPr="00785F8E">
        <w:rPr>
          <w:rFonts w:ascii="Times New Roman" w:hAnsi="Times New Roman" w:cs="Times New Roman"/>
        </w:rPr>
        <w:t>each incorrectly classified sample</w:t>
      </w:r>
      <w:r w:rsidR="00BD7E03" w:rsidRPr="00785F8E">
        <w:rPr>
          <w:rFonts w:ascii="Times New Roman" w:hAnsi="Times New Roman" w:cs="Times New Roman"/>
        </w:rPr>
        <w:t xml:space="preserve"> are become grater (or other way, the weights of the each correctly classified sample are become smaller)</w:t>
      </w:r>
      <w:r w:rsidR="00F1641E" w:rsidRPr="00785F8E">
        <w:rPr>
          <w:rFonts w:ascii="Times New Roman" w:hAnsi="Times New Roman" w:cs="Times New Roman"/>
        </w:rPr>
        <w:t xml:space="preserve">, as a result driving new classifier to focus more on those “hard” samples, Otherwise classifier not correctly classified with previous </w:t>
      </w:r>
      <w:r w:rsidR="00EF23CB" w:rsidRPr="00785F8E">
        <w:rPr>
          <w:rFonts w:ascii="Times New Roman" w:hAnsi="Times New Roman" w:cs="Times New Roman"/>
        </w:rPr>
        <w:t xml:space="preserve">weakly </w:t>
      </w:r>
      <w:r w:rsidR="00DE7899" w:rsidRPr="00785F8E">
        <w:rPr>
          <w:rFonts w:ascii="Times New Roman" w:hAnsi="Times New Roman" w:cs="Times New Roman"/>
        </w:rPr>
        <w:t>classified samples.</w:t>
      </w:r>
      <w:r w:rsidR="00672B5B" w:rsidRPr="00785F8E">
        <w:rPr>
          <w:rFonts w:ascii="Times New Roman" w:hAnsi="Times New Roman" w:cs="Times New Roman"/>
        </w:rPr>
        <w:t xml:space="preserve"> This is working with sequence of weighted samples, and then final classifier defined to be a linear combination of the classifiers from each stage. </w:t>
      </w:r>
      <w:proofErr w:type="spellStart"/>
      <w:r w:rsidR="00672B5B" w:rsidRPr="00785F8E">
        <w:rPr>
          <w:rFonts w:ascii="Times New Roman" w:hAnsi="Times New Roman" w:cs="Times New Roman"/>
        </w:rPr>
        <w:t>Adaboost</w:t>
      </w:r>
      <w:proofErr w:type="spellEnd"/>
      <w:r w:rsidR="00672B5B" w:rsidRPr="00785F8E">
        <w:rPr>
          <w:rFonts w:ascii="Times New Roman" w:hAnsi="Times New Roman" w:cs="Times New Roman"/>
        </w:rPr>
        <w:t xml:space="preserve"> algorithm can be combined with many other learning algorithms to gain its </w:t>
      </w:r>
      <w:r w:rsidR="00264C5A" w:rsidRPr="00785F8E">
        <w:rPr>
          <w:rFonts w:ascii="Times New Roman" w:hAnsi="Times New Roman" w:cs="Times New Roman"/>
        </w:rPr>
        <w:t>performance</w:t>
      </w:r>
      <w:r w:rsidR="00672B5B" w:rsidRPr="00785F8E">
        <w:rPr>
          <w:rFonts w:ascii="Times New Roman" w:hAnsi="Times New Roman" w:cs="Times New Roman"/>
        </w:rPr>
        <w:t xml:space="preserve"> as a Meta algorithm.</w:t>
      </w:r>
      <w:r w:rsidR="008D1B36" w:rsidRPr="00785F8E">
        <w:rPr>
          <w:rFonts w:ascii="Times New Roman" w:hAnsi="Times New Roman" w:cs="Times New Roman"/>
        </w:rPr>
        <w:t xml:space="preserve"> It has been largely used with decision tree is “the best off-the-self classifier in the world”</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&lt;EndNote&gt;&lt;Cite&gt;&lt;Author&gt;Vladimir&lt;/Author&gt;&lt;Year&gt;1992&lt;/Year&gt;&lt;RecNum&gt;19&lt;/RecNum&gt;&lt;DisplayText&gt;(9)&lt;/DisplayText&gt;&lt;record&gt;&lt;rec-number&gt;19&lt;/rec-number&gt;&lt;foreign-keys&gt;&lt;key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9" w:tooltip="Vladimir, 1992 #19" w:history="1">
        <w:r w:rsidR="00B051DA">
          <w:rPr>
            <w:rFonts w:ascii="Times New Roman" w:hAnsi="Times New Roman" w:cs="Times New Roman"/>
            <w:noProof/>
          </w:rPr>
          <w:t>9</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625EB7" w:rsidRPr="00785F8E">
        <w:rPr>
          <w:rFonts w:ascii="Times New Roman" w:hAnsi="Times New Roman" w:cs="Times New Roman"/>
        </w:rPr>
        <w:t>.</w:t>
      </w:r>
      <w:r w:rsidR="00CE1F8C" w:rsidRPr="00785F8E">
        <w:rPr>
          <w:rFonts w:ascii="Times New Roman" w:hAnsi="Times New Roman" w:cs="Times New Roman"/>
        </w:rPr>
        <w:t xml:space="preserve"> So </w:t>
      </w:r>
      <w:r w:rsidR="006C3035" w:rsidRPr="00785F8E">
        <w:rPr>
          <w:rFonts w:ascii="Times New Roman" w:hAnsi="Times New Roman" w:cs="Times New Roman"/>
        </w:rPr>
        <w:t>this research takes</w:t>
      </w:r>
      <w:r w:rsidR="00470749" w:rsidRPr="00785F8E">
        <w:rPr>
          <w:rFonts w:ascii="Times New Roman" w:hAnsi="Times New Roman" w:cs="Times New Roman"/>
        </w:rPr>
        <w:t xml:space="preserve"> the </w:t>
      </w:r>
      <w:r w:rsidR="00EC1748" w:rsidRPr="00785F8E">
        <w:rPr>
          <w:rFonts w:ascii="Times New Roman" w:hAnsi="Times New Roman" w:cs="Times New Roman"/>
        </w:rPr>
        <w:t>advantage</w:t>
      </w:r>
      <w:r w:rsidR="00470749" w:rsidRPr="00785F8E">
        <w:rPr>
          <w:rFonts w:ascii="Times New Roman" w:hAnsi="Times New Roman" w:cs="Times New Roman"/>
        </w:rPr>
        <w:t xml:space="preserve"> of the </w:t>
      </w:r>
      <w:r w:rsidR="00C176B7" w:rsidRPr="00785F8E">
        <w:rPr>
          <w:rFonts w:ascii="Times New Roman" w:hAnsi="Times New Roman" w:cs="Times New Roman"/>
        </w:rPr>
        <w:t>decision</w:t>
      </w:r>
      <w:r w:rsidR="00470749" w:rsidRPr="00785F8E">
        <w:rPr>
          <w:rFonts w:ascii="Times New Roman" w:hAnsi="Times New Roman" w:cs="Times New Roman"/>
        </w:rPr>
        <w:t xml:space="preserve"> tree as the basic “weak” </w:t>
      </w:r>
      <w:proofErr w:type="gramStart"/>
      <w:r w:rsidR="00470749" w:rsidRPr="00785F8E">
        <w:rPr>
          <w:rFonts w:ascii="Times New Roman" w:hAnsi="Times New Roman" w:cs="Times New Roman"/>
        </w:rPr>
        <w:t>classifier</w:t>
      </w:r>
      <w:proofErr w:type="gramEnd"/>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470749" w:rsidRPr="00785F8E">
        <w:rPr>
          <w:rFonts w:ascii="Times New Roman" w:hAnsi="Times New Roman" w:cs="Times New Roman"/>
        </w:rPr>
        <w:t>.</w:t>
      </w:r>
    </w:p>
    <w:p w:rsidR="00AE396D" w:rsidRDefault="00E16936">
      <w:pPr>
        <w:keepNext/>
        <w:rPr>
          <w:ins w:id="57" w:author="Lahiru" w:date="2015-04-10T23:24:00Z"/>
        </w:rPr>
        <w:pPrChange w:id="58" w:author="Lahiru" w:date="2015-04-10T23:24:00Z">
          <w:pPr/>
        </w:pPrChange>
      </w:pPr>
      <w:ins w:id="59" w:author="Lahiru" w:date="2015-04-10T23:19:00Z">
        <w:r>
          <w:rPr>
            <w:noProof/>
          </w:rPr>
          <w:lastRenderedPageBreak/>
          <w:drawing>
            <wp:inline distT="0" distB="0" distL="0" distR="0" wp14:anchorId="5110C49C" wp14:editId="0B53764F">
              <wp:extent cx="4038600" cy="8534400"/>
              <wp:effectExtent l="0" t="0" r="0" b="0"/>
              <wp:docPr id="8" name="Picture 8" descr="D:\IIT\l\Final_Year_Project\DNA_Inherit_Disease_Indentiyer\IIDDNA_Review_Paper\Adaboost_Flow_Ch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IT\l\Final_Year_Project\DNA_Inherit_Disease_Indentiyer\IIDDNA_Review_Paper\Adaboost_Flow_Chart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8534400"/>
                      </a:xfrm>
                      <a:prstGeom prst="rect">
                        <a:avLst/>
                      </a:prstGeom>
                      <a:noFill/>
                      <a:ln>
                        <a:noFill/>
                      </a:ln>
                    </pic:spPr>
                  </pic:pic>
                </a:graphicData>
              </a:graphic>
            </wp:inline>
          </w:drawing>
        </w:r>
      </w:ins>
    </w:p>
    <w:p w:rsidR="00E16936" w:rsidRPr="001D417F" w:rsidRDefault="00AE396D">
      <w:pPr>
        <w:pStyle w:val="Caption"/>
        <w:pPrChange w:id="60" w:author="Lahiru" w:date="2015-04-10T23:25:00Z">
          <w:pPr>
            <w:pStyle w:val="ListParagraph"/>
            <w:spacing w:after="120" w:line="240" w:lineRule="auto"/>
            <w:jc w:val="both"/>
          </w:pPr>
        </w:pPrChange>
      </w:pPr>
      <w:ins w:id="61" w:author="Lahiru" w:date="2015-04-10T23:24:00Z">
        <w:r>
          <w:lastRenderedPageBreak/>
          <w:t xml:space="preserve">Figure </w:t>
        </w:r>
        <w:r>
          <w:fldChar w:fldCharType="begin"/>
        </w:r>
        <w:r>
          <w:instrText xml:space="preserve"> SEQ Figure \* ARABIC </w:instrText>
        </w:r>
      </w:ins>
      <w:r>
        <w:fldChar w:fldCharType="separate"/>
      </w:r>
      <w:ins w:id="62" w:author="Lahiru" w:date="2015-04-10T23:24:00Z">
        <w:r>
          <w:rPr>
            <w:noProof/>
          </w:rPr>
          <w:t>1</w:t>
        </w:r>
        <w:r>
          <w:fldChar w:fldCharType="end"/>
        </w:r>
        <w:r>
          <w:t xml:space="preserve"> Flow chart of the Ada-Boost Algorithm</w:t>
        </w:r>
      </w:ins>
      <w:r w:rsidR="001D417F">
        <w:fldChar w:fldCharType="begin"/>
      </w:r>
      <w:r w:rsidR="0096243D">
        <w:instrText xml:space="preserve"> ADDIN EN.CITE &lt;EndNote&gt;&lt;Cite&gt;&lt;Author&gt;Korada&lt;/Author&gt;&lt;Year&gt;2012&lt;/Year&gt;&lt;RecNum&gt;70&lt;/RecNum&gt;&lt;DisplayText&gt;(10)&lt;/DisplayText&gt;&lt;record&gt;&lt;rec-number&gt;70&lt;/rec-number&gt;&lt;foreign-keys&gt;&lt;key app="EN" db-id="zae9a900bav0sqeav9qve5zpwevxrdzs59s5" timestamp="1428688366"&gt;70&lt;/key&gt;&lt;/foreign-keys&gt;&lt;ref-type name="Journal Article"&gt;17&lt;/ref-type&gt;&lt;contributors&gt;&lt;authors&gt;&lt;author&gt;Korada, Naveen Kumar&lt;/author&gt;&lt;author&gt;Kumar, N&lt;/author&gt;&lt;author&gt;Deekshitulu, YVNH&lt;/author&gt;&lt;/authors&gt;&lt;/contributors&gt;&lt;titles&gt;&lt;title&gt;Implementation of Naive Bayesian Classifier and Ada-Boost Algorithm Using Maize Expert System&lt;/title&gt;&lt;secondary-title&gt;International Journal of Information Sciences &amp;amp; Techniques&lt;/secondary-title&gt;&lt;/titles&gt;&lt;periodical&gt;&lt;full-title&gt;International Journal of Information Sciences &amp;amp; Techniques&lt;/full-title&gt;&lt;/periodical&gt;&lt;volume&gt;2&lt;/volume&gt;&lt;number&gt;3&lt;/number&gt;&lt;dates&gt;&lt;year&gt;2012&lt;/year&gt;&lt;/dates&gt;&lt;isbn&gt;2249-1139&lt;/isbn&gt;&lt;urls&gt;&lt;/urls&gt;&lt;/record&gt;&lt;/Cite&gt;&lt;/EndNote&gt;</w:instrText>
      </w:r>
      <w:r w:rsidR="001D417F">
        <w:fldChar w:fldCharType="separate"/>
      </w:r>
      <w:r w:rsidR="0096243D">
        <w:rPr>
          <w:noProof/>
        </w:rPr>
        <w:t>(</w:t>
      </w:r>
      <w:r w:rsidR="00B051DA">
        <w:rPr>
          <w:noProof/>
        </w:rPr>
        <w:fldChar w:fldCharType="begin"/>
      </w:r>
      <w:r w:rsidR="00B051DA">
        <w:rPr>
          <w:noProof/>
        </w:rPr>
        <w:instrText xml:space="preserve"> HYPERLINK \l "_ENREF_10" \o "Korada, 2012 #70" </w:instrText>
      </w:r>
      <w:r w:rsidR="00B051DA">
        <w:rPr>
          <w:noProof/>
        </w:rPr>
      </w:r>
      <w:r w:rsidR="00B051DA">
        <w:rPr>
          <w:noProof/>
        </w:rPr>
        <w:fldChar w:fldCharType="separate"/>
      </w:r>
      <w:r w:rsidR="00B051DA">
        <w:rPr>
          <w:noProof/>
        </w:rPr>
        <w:t>10</w:t>
      </w:r>
      <w:r w:rsidR="00B051DA">
        <w:rPr>
          <w:noProof/>
        </w:rPr>
        <w:fldChar w:fldCharType="end"/>
      </w:r>
      <w:r w:rsidR="0096243D">
        <w:rPr>
          <w:noProof/>
        </w:rPr>
        <w:t>)</w:t>
      </w:r>
      <w:r w:rsidR="001D417F">
        <w:fldChar w:fldCharType="end"/>
      </w:r>
      <w:ins w:id="63" w:author="Lahiru" w:date="2015-04-10T23:25:00Z">
        <w:r w:rsidR="001D417F" w:rsidRPr="001D417F">
          <w:t xml:space="preserve"> </w:t>
        </w:r>
      </w:ins>
    </w:p>
    <w:p w:rsidR="002A0808" w:rsidRPr="00785F8E" w:rsidRDefault="002A0808" w:rsidP="00C3274B">
      <w:pPr>
        <w:pStyle w:val="ListParagraph"/>
        <w:spacing w:after="120" w:line="240" w:lineRule="auto"/>
        <w:ind w:left="360"/>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proofErr w:type="spellStart"/>
      <w:r w:rsidRPr="00785F8E">
        <w:rPr>
          <w:rFonts w:ascii="Times New Roman" w:hAnsi="Times New Roman" w:cs="Times New Roman"/>
        </w:rPr>
        <w:t>LogitBoost</w:t>
      </w:r>
      <w:proofErr w:type="spellEnd"/>
    </w:p>
    <w:p w:rsidR="00FB7694" w:rsidRPr="00785F8E" w:rsidRDefault="00FB7694" w:rsidP="00C3274B">
      <w:pPr>
        <w:pStyle w:val="ListParagraph"/>
        <w:spacing w:after="120" w:line="240" w:lineRule="auto"/>
        <w:jc w:val="both"/>
        <w:rPr>
          <w:rFonts w:ascii="Times New Roman" w:hAnsi="Times New Roman" w:cs="Times New Roman"/>
        </w:rPr>
      </w:pPr>
      <w:proofErr w:type="spellStart"/>
      <w:r w:rsidRPr="00785F8E">
        <w:rPr>
          <w:rFonts w:ascii="Times New Roman" w:hAnsi="Times New Roman" w:cs="Times New Roman"/>
        </w:rPr>
        <w:t>Logiboost</w:t>
      </w:r>
      <w:proofErr w:type="spellEnd"/>
      <w:r w:rsidRPr="00785F8E">
        <w:rPr>
          <w:rFonts w:ascii="Times New Roman" w:hAnsi="Times New Roman" w:cs="Times New Roman"/>
        </w:rPr>
        <w:t xml:space="preserve"> is an improved </w:t>
      </w:r>
      <w:commentRangeEnd w:id="55"/>
      <w:r w:rsidR="00C16107">
        <w:rPr>
          <w:rStyle w:val="CommentReference"/>
        </w:rPr>
        <w:commentReference w:id="55"/>
      </w:r>
      <w:r w:rsidRPr="00785F8E">
        <w:rPr>
          <w:rFonts w:ascii="Times New Roman" w:hAnsi="Times New Roman" w:cs="Times New Roman"/>
        </w:rPr>
        <w:t xml:space="preserve">version of the </w:t>
      </w:r>
      <w:proofErr w:type="spellStart"/>
      <w:r w:rsidRPr="00785F8E">
        <w:rPr>
          <w:rFonts w:ascii="Times New Roman" w:hAnsi="Times New Roman" w:cs="Times New Roman"/>
        </w:rPr>
        <w:t>AdaBoost</w:t>
      </w:r>
      <w:proofErr w:type="spellEnd"/>
      <w:r w:rsidRPr="00785F8E">
        <w:rPr>
          <w:rFonts w:ascii="Times New Roman" w:hAnsi="Times New Roman" w:cs="Times New Roman"/>
        </w:rPr>
        <w:t xml:space="preserve"> algorithm.</w:t>
      </w:r>
      <w:r w:rsidR="003D0F7A" w:rsidRPr="00785F8E">
        <w:rPr>
          <w:rFonts w:ascii="Times New Roman" w:hAnsi="Times New Roman" w:cs="Times New Roman"/>
        </w:rPr>
        <w:t xml:space="preserve"> The difference between </w:t>
      </w:r>
      <w:proofErr w:type="spellStart"/>
      <w:r w:rsidR="003D0F7A" w:rsidRPr="00785F8E">
        <w:rPr>
          <w:rFonts w:ascii="Times New Roman" w:hAnsi="Times New Roman" w:cs="Times New Roman"/>
        </w:rPr>
        <w:t>Adaboost</w:t>
      </w:r>
      <w:proofErr w:type="spellEnd"/>
      <w:r w:rsidR="003D0F7A" w:rsidRPr="00785F8E">
        <w:rPr>
          <w:rFonts w:ascii="Times New Roman" w:hAnsi="Times New Roman" w:cs="Times New Roman"/>
        </w:rPr>
        <w:t xml:space="preserve"> and </w:t>
      </w:r>
      <w:proofErr w:type="spellStart"/>
      <w:r w:rsidR="003D0F7A" w:rsidRPr="00785F8E">
        <w:rPr>
          <w:rFonts w:ascii="Times New Roman" w:hAnsi="Times New Roman" w:cs="Times New Roman"/>
        </w:rPr>
        <w:t>Logiboost</w:t>
      </w:r>
      <w:proofErr w:type="spellEnd"/>
      <w:r w:rsidR="003D0F7A" w:rsidRPr="00785F8E">
        <w:rPr>
          <w:rFonts w:ascii="Times New Roman" w:hAnsi="Times New Roman" w:cs="Times New Roman"/>
        </w:rPr>
        <w:t xml:space="preserve"> is that </w:t>
      </w:r>
      <w:proofErr w:type="spellStart"/>
      <w:r w:rsidR="003D0F7A" w:rsidRPr="00785F8E">
        <w:rPr>
          <w:rFonts w:ascii="Times New Roman" w:hAnsi="Times New Roman" w:cs="Times New Roman"/>
        </w:rPr>
        <w:t>Logiboost</w:t>
      </w:r>
      <w:proofErr w:type="spellEnd"/>
      <w:r w:rsidR="003D0F7A" w:rsidRPr="00785F8E">
        <w:rPr>
          <w:rFonts w:ascii="Times New Roman" w:hAnsi="Times New Roman" w:cs="Times New Roman"/>
        </w:rPr>
        <w:t xml:space="preserve"> confidence on the binomial log-likelihood as a loss function, which is a more natural </w:t>
      </w:r>
      <w:r w:rsidR="00703D9F" w:rsidRPr="00785F8E">
        <w:rPr>
          <w:rFonts w:ascii="Times New Roman" w:hAnsi="Times New Roman" w:cs="Times New Roman"/>
        </w:rPr>
        <w:t xml:space="preserve">basis in binary classification than the exponential basis underlying the </w:t>
      </w:r>
      <w:proofErr w:type="spellStart"/>
      <w:r w:rsidR="00703D9F" w:rsidRPr="00785F8E">
        <w:rPr>
          <w:rFonts w:ascii="Times New Roman" w:hAnsi="Times New Roman" w:cs="Times New Roman"/>
        </w:rPr>
        <w:t>Adaboost</w:t>
      </w:r>
      <w:proofErr w:type="spellEnd"/>
      <w:r w:rsidR="00703D9F" w:rsidRPr="00785F8E">
        <w:rPr>
          <w:rFonts w:ascii="Times New Roman" w:hAnsi="Times New Roman" w:cs="Times New Roman"/>
        </w:rPr>
        <w:t xml:space="preserve"> algorithms.</w:t>
      </w:r>
      <w:r w:rsidR="00B214FA" w:rsidRPr="00785F8E">
        <w:rPr>
          <w:rFonts w:ascii="Times New Roman" w:hAnsi="Times New Roman" w:cs="Times New Roman"/>
        </w:rPr>
        <w:t xml:space="preserve"> Compared with </w:t>
      </w:r>
      <w:proofErr w:type="spellStart"/>
      <w:r w:rsidR="00B214FA" w:rsidRPr="00785F8E">
        <w:rPr>
          <w:rFonts w:ascii="Times New Roman" w:hAnsi="Times New Roman" w:cs="Times New Roman"/>
        </w:rPr>
        <w:t>Adaboost</w:t>
      </w:r>
      <w:proofErr w:type="spellEnd"/>
      <w:r w:rsidR="00B214FA" w:rsidRPr="00785F8E">
        <w:rPr>
          <w:rFonts w:ascii="Times New Roman" w:hAnsi="Times New Roman" w:cs="Times New Roman"/>
        </w:rPr>
        <w:t xml:space="preserve">, </w:t>
      </w:r>
      <w:proofErr w:type="spellStart"/>
      <w:r w:rsidR="00B214FA" w:rsidRPr="00785F8E">
        <w:rPr>
          <w:rFonts w:ascii="Times New Roman" w:hAnsi="Times New Roman" w:cs="Times New Roman"/>
        </w:rPr>
        <w:t>LogitBoost</w:t>
      </w:r>
      <w:proofErr w:type="spellEnd"/>
      <w:r w:rsidR="00444809" w:rsidRPr="00785F8E">
        <w:rPr>
          <w:rFonts w:ascii="Times New Roman" w:hAnsi="Times New Roman" w:cs="Times New Roman"/>
        </w:rPr>
        <w:t xml:space="preserve"> is more strongly work in noisy problems, easy to implement and does not require tuning and model or kernel selection like neural networks or support vector </w:t>
      </w:r>
      <w:proofErr w:type="spellStart"/>
      <w:r w:rsidR="00444809" w:rsidRPr="00785F8E">
        <w:rPr>
          <w:rFonts w:ascii="Times New Roman" w:hAnsi="Times New Roman" w:cs="Times New Roman"/>
        </w:rPr>
        <w:t>machines.</w:t>
      </w:r>
      <w:r w:rsidR="000339AD" w:rsidRPr="00785F8E">
        <w:rPr>
          <w:rFonts w:ascii="Times New Roman" w:hAnsi="Times New Roman" w:cs="Times New Roman"/>
        </w:rPr>
        <w:t>LogitBoost</w:t>
      </w:r>
      <w:proofErr w:type="spellEnd"/>
      <w:r w:rsidR="000339AD" w:rsidRPr="00785F8E">
        <w:rPr>
          <w:rFonts w:ascii="Times New Roman" w:hAnsi="Times New Roman" w:cs="Times New Roman"/>
        </w:rPr>
        <w:t xml:space="preserve"> can work with </w:t>
      </w:r>
      <w:proofErr w:type="spellStart"/>
      <w:r w:rsidR="000339AD" w:rsidRPr="00785F8E">
        <w:rPr>
          <w:rFonts w:ascii="Times New Roman" w:hAnsi="Times New Roman" w:cs="Times New Roman"/>
        </w:rPr>
        <w:t>L</w:t>
      </w:r>
      <w:r w:rsidR="00A52C68" w:rsidRPr="00785F8E">
        <w:rPr>
          <w:rFonts w:ascii="Times New Roman" w:hAnsi="Times New Roman" w:cs="Times New Roman"/>
        </w:rPr>
        <w:t>ogit</w:t>
      </w:r>
      <w:proofErr w:type="spellEnd"/>
      <w:r w:rsidR="00A52C68" w:rsidRPr="00785F8E">
        <w:rPr>
          <w:rFonts w:ascii="Times New Roman" w:hAnsi="Times New Roman" w:cs="Times New Roman"/>
        </w:rPr>
        <w:t xml:space="preserve"> models, de</w:t>
      </w:r>
      <w:r w:rsidR="006C07A6" w:rsidRPr="00785F8E">
        <w:rPr>
          <w:rFonts w:ascii="Times New Roman" w:hAnsi="Times New Roman" w:cs="Times New Roman"/>
        </w:rPr>
        <w:t>cision stump, or decision trees</w:t>
      </w:r>
      <w:commentRangeStart w:id="64"/>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ZWNOdW0+MTc8L1JlY051bT48RGlzcGxheVRleHQ+KDEsIDExKTwvRGlzcGxheVRleHQ+PHJlY29y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ZWNOdW0+MTc8L1JlY051bT48RGlzcGxheVRleHQ+KDEsIDExKTwvRGlzcGxheVRleHQ+PHJlY29y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 xml:space="preserve">, </w:t>
      </w:r>
      <w:hyperlink w:anchor="_ENREF_11" w:tooltip="Friedman, 2000 #71" w:history="1">
        <w:r w:rsidR="00B051DA">
          <w:rPr>
            <w:rFonts w:ascii="Times New Roman" w:hAnsi="Times New Roman" w:cs="Times New Roman"/>
            <w:noProof/>
          </w:rPr>
          <w:t>11</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6C07A6" w:rsidRPr="00785F8E">
        <w:rPr>
          <w:rFonts w:ascii="Times New Roman" w:hAnsi="Times New Roman" w:cs="Times New Roman"/>
        </w:rPr>
        <w:t>.</w:t>
      </w:r>
    </w:p>
    <w:p w:rsidR="00DA1C6E" w:rsidRPr="00785F8E" w:rsidRDefault="00DA1C6E" w:rsidP="00C3274B">
      <w:pPr>
        <w:pStyle w:val="ListParagraph"/>
        <w:spacing w:after="120" w:line="240" w:lineRule="auto"/>
        <w:jc w:val="both"/>
        <w:rPr>
          <w:rFonts w:ascii="Times New Roman" w:hAnsi="Times New Roman" w:cs="Times New Roman"/>
        </w:rPr>
      </w:pPr>
    </w:p>
    <w:commentRangeEnd w:id="64"/>
    <w:p w:rsidR="00F55C0D" w:rsidRPr="00785F8E" w:rsidRDefault="00C16107" w:rsidP="00C3274B">
      <w:pPr>
        <w:pStyle w:val="ListParagraph"/>
        <w:numPr>
          <w:ilvl w:val="0"/>
          <w:numId w:val="2"/>
        </w:numPr>
        <w:spacing w:after="120" w:line="240" w:lineRule="auto"/>
        <w:jc w:val="both"/>
        <w:rPr>
          <w:rFonts w:ascii="Times New Roman" w:hAnsi="Times New Roman" w:cs="Times New Roman"/>
        </w:rPr>
      </w:pPr>
      <w:r>
        <w:rPr>
          <w:rStyle w:val="CommentReference"/>
        </w:rPr>
        <w:commentReference w:id="64"/>
      </w:r>
      <w:r w:rsidR="00F55C0D" w:rsidRPr="00785F8E">
        <w:rPr>
          <w:rFonts w:ascii="Times New Roman" w:hAnsi="Times New Roman" w:cs="Times New Roman"/>
        </w:rPr>
        <w:t>Random Forests</w:t>
      </w:r>
    </w:p>
    <w:p w:rsidR="00993566" w:rsidRPr="00785F8E" w:rsidRDefault="0086181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Random forest is a boosting method</w:t>
      </w:r>
      <w:r w:rsidR="00446966" w:rsidRPr="00785F8E">
        <w:rPr>
          <w:rFonts w:ascii="Times New Roman" w:hAnsi="Times New Roman" w:cs="Times New Roman"/>
        </w:rPr>
        <w:t xml:space="preserve"> implemented for vote most popular tree </w:t>
      </w:r>
      <w:r w:rsidR="00663B75" w:rsidRPr="00785F8E">
        <w:rPr>
          <w:rFonts w:ascii="Times New Roman" w:hAnsi="Times New Roman" w:cs="Times New Roman"/>
        </w:rPr>
        <w:t xml:space="preserve">after grown </w:t>
      </w:r>
      <w:r w:rsidR="00446966" w:rsidRPr="00785F8E">
        <w:rPr>
          <w:rFonts w:ascii="Times New Roman" w:hAnsi="Times New Roman" w:cs="Times New Roman"/>
        </w:rPr>
        <w:t>many classification trees.</w:t>
      </w:r>
      <w:ins w:id="65" w:author="Lahiru" w:date="2015-04-10T23:50:00Z">
        <w:r w:rsidR="00F446CC">
          <w:rPr>
            <w:rFonts w:ascii="Times New Roman" w:hAnsi="Times New Roman" w:cs="Times New Roman"/>
          </w:rPr>
          <w:t xml:space="preserve"> </w:t>
        </w:r>
      </w:ins>
      <w:r w:rsidR="0043259A" w:rsidRPr="00785F8E">
        <w:rPr>
          <w:rFonts w:ascii="Times New Roman" w:hAnsi="Times New Roman" w:cs="Times New Roman"/>
        </w:rPr>
        <w:t xml:space="preserve">In large data set this method will show outstanding </w:t>
      </w:r>
      <w:r w:rsidR="00011B0B" w:rsidRPr="00785F8E">
        <w:rPr>
          <w:rFonts w:ascii="Times New Roman" w:hAnsi="Times New Roman" w:cs="Times New Roman"/>
        </w:rPr>
        <w:t xml:space="preserve">efficiency, few </w:t>
      </w:r>
      <w:r w:rsidR="007A7D13" w:rsidRPr="00785F8E">
        <w:rPr>
          <w:rFonts w:ascii="Times New Roman" w:hAnsi="Times New Roman" w:cs="Times New Roman"/>
        </w:rPr>
        <w:t>parameters</w:t>
      </w:r>
      <w:r w:rsidR="00011B0B" w:rsidRPr="00785F8E">
        <w:rPr>
          <w:rFonts w:ascii="Times New Roman" w:hAnsi="Times New Roman" w:cs="Times New Roman"/>
        </w:rPr>
        <w:t xml:space="preserve"> to be adjusted,</w:t>
      </w:r>
      <w:r w:rsidR="001461EF" w:rsidRPr="00785F8E">
        <w:rPr>
          <w:rFonts w:ascii="Times New Roman" w:hAnsi="Times New Roman" w:cs="Times New Roman"/>
        </w:rPr>
        <w:t xml:space="preserve"> no</w:t>
      </w:r>
      <w:r w:rsidR="00386D27" w:rsidRPr="00785F8E">
        <w:rPr>
          <w:rFonts w:ascii="Times New Roman" w:hAnsi="Times New Roman" w:cs="Times New Roman"/>
        </w:rPr>
        <w:t xml:space="preserve"> over-fitting </w:t>
      </w:r>
      <w:r w:rsidR="006B3824" w:rsidRPr="00785F8E">
        <w:rPr>
          <w:rFonts w:ascii="Times New Roman" w:hAnsi="Times New Roman" w:cs="Times New Roman"/>
        </w:rPr>
        <w:t>problem,</w:t>
      </w:r>
      <w:r w:rsidR="00386D27" w:rsidRPr="00785F8E">
        <w:rPr>
          <w:rFonts w:ascii="Times New Roman" w:hAnsi="Times New Roman" w:cs="Times New Roman"/>
        </w:rPr>
        <w:t xml:space="preserve"> fast computational speed</w:t>
      </w:r>
      <w:r w:rsidR="00467F72" w:rsidRPr="00785F8E">
        <w:rPr>
          <w:rFonts w:ascii="Times New Roman" w:hAnsi="Times New Roman" w:cs="Times New Roman"/>
        </w:rPr>
        <w:t>, and a strong ability of anti-noise characteristic</w:t>
      </w:r>
      <w:r w:rsidR="00771200" w:rsidRPr="00785F8E">
        <w:rPr>
          <w:rFonts w:ascii="Times New Roman" w:hAnsi="Times New Roman" w:cs="Times New Roman"/>
        </w:rPr>
        <w:t xml:space="preserve">. </w:t>
      </w:r>
      <w:r w:rsidR="007874EB" w:rsidRPr="00785F8E">
        <w:rPr>
          <w:rFonts w:ascii="Times New Roman" w:hAnsi="Times New Roman" w:cs="Times New Roman"/>
        </w:rPr>
        <w:t xml:space="preserve">Also, Random </w:t>
      </w:r>
      <w:r w:rsidR="00C3329A" w:rsidRPr="00785F8E">
        <w:rPr>
          <w:rFonts w:ascii="Times New Roman" w:hAnsi="Times New Roman" w:cs="Times New Roman"/>
        </w:rPr>
        <w:t>forests have</w:t>
      </w:r>
      <w:r w:rsidR="007874EB" w:rsidRPr="00785F8E">
        <w:rPr>
          <w:rFonts w:ascii="Times New Roman" w:hAnsi="Times New Roman" w:cs="Times New Roman"/>
        </w:rPr>
        <w:t xml:space="preserve"> a build in method to estimate the importance of features.</w:t>
      </w:r>
      <w:r w:rsidR="00C3329A" w:rsidRPr="00785F8E">
        <w:rPr>
          <w:rFonts w:ascii="Times New Roman" w:hAnsi="Times New Roman" w:cs="Times New Roman"/>
        </w:rPr>
        <w:t xml:space="preserve"> This method is usefully to prioritize the features by their importance and reduce the feature set in order to improve the computational </w:t>
      </w:r>
      <w:proofErr w:type="gramStart"/>
      <w:r w:rsidR="00F816EF" w:rsidRPr="00785F8E">
        <w:rPr>
          <w:rFonts w:ascii="Times New Roman" w:hAnsi="Times New Roman" w:cs="Times New Roman"/>
        </w:rPr>
        <w:t>complexity</w:t>
      </w:r>
      <w:proofErr w:type="gramEnd"/>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C3329A" w:rsidRPr="00785F8E">
        <w:rPr>
          <w:rFonts w:ascii="Times New Roman" w:hAnsi="Times New Roman" w:cs="Times New Roman"/>
        </w:rPr>
        <w:t>.</w:t>
      </w:r>
    </w:p>
    <w:p w:rsidR="00F816EF" w:rsidRPr="00785F8E" w:rsidRDefault="00F816EF"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L2booting</w:t>
      </w:r>
    </w:p>
    <w:p w:rsidR="00F816EF" w:rsidRPr="00785F8E" w:rsidRDefault="00F816EF"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L2boosting </w:t>
      </w:r>
      <w:r w:rsidR="00B00C65" w:rsidRPr="00785F8E">
        <w:rPr>
          <w:rFonts w:ascii="Times New Roman" w:hAnsi="Times New Roman" w:cs="Times New Roman"/>
        </w:rPr>
        <w:t xml:space="preserve">is </w:t>
      </w:r>
      <w:proofErr w:type="gramStart"/>
      <w:r w:rsidR="00B00C65" w:rsidRPr="00785F8E">
        <w:rPr>
          <w:rFonts w:ascii="Times New Roman" w:hAnsi="Times New Roman" w:cs="Times New Roman"/>
        </w:rPr>
        <w:t>gradient</w:t>
      </w:r>
      <w:proofErr w:type="gramEnd"/>
      <w:r w:rsidRPr="00785F8E">
        <w:rPr>
          <w:rFonts w:ascii="Times New Roman" w:hAnsi="Times New Roman" w:cs="Times New Roman"/>
        </w:rPr>
        <w:t xml:space="preserve"> boosting for optimizing arbitrary loss functions where component based linier models are </w:t>
      </w:r>
      <w:r w:rsidR="002B0389" w:rsidRPr="00785F8E">
        <w:rPr>
          <w:rFonts w:ascii="Times New Roman" w:hAnsi="Times New Roman" w:cs="Times New Roman"/>
        </w:rPr>
        <w:t>make a use of based leaner</w:t>
      </w:r>
      <w:r w:rsidR="00B00C65" w:rsidRPr="00785F8E">
        <w:rPr>
          <w:rFonts w:ascii="Times New Roman" w:hAnsi="Times New Roman" w:cs="Times New Roman"/>
        </w:rPr>
        <w:t>s</w:t>
      </w:r>
      <w:r w:rsidR="002B0389" w:rsidRPr="00785F8E">
        <w:rPr>
          <w:rFonts w:ascii="Times New Roman" w:hAnsi="Times New Roman" w:cs="Times New Roman"/>
        </w:rPr>
        <w:t>.</w:t>
      </w:r>
      <w:r w:rsidR="00405383" w:rsidRPr="00785F8E">
        <w:rPr>
          <w:rFonts w:ascii="Times New Roman" w:hAnsi="Times New Roman" w:cs="Times New Roman"/>
        </w:rPr>
        <w:t xml:space="preserve"> It is shown batter performance with stumps (tree with two terminal nodes)</w:t>
      </w:r>
      <w:r w:rsidR="00CB67D0" w:rsidRPr="00785F8E">
        <w:rPr>
          <w:rFonts w:ascii="Times New Roman" w:hAnsi="Times New Roman" w:cs="Times New Roman"/>
        </w:rPr>
        <w:t xml:space="preserve"> an</w:t>
      </w:r>
      <w:r w:rsidR="00A62C84" w:rsidRPr="00785F8E">
        <w:rPr>
          <w:rFonts w:ascii="Times New Roman" w:hAnsi="Times New Roman" w:cs="Times New Roman"/>
        </w:rPr>
        <w:t>d other more common competitors, particularly when the predictor space is multi-dimensional</w:t>
      </w:r>
      <w:r w:rsidR="00FB60E1" w:rsidRPr="00785F8E">
        <w:rPr>
          <w:rFonts w:ascii="Times New Roman" w:hAnsi="Times New Roman" w:cs="Times New Roman"/>
        </w:rPr>
        <w:t xml:space="preserve">. </w:t>
      </w:r>
      <w:r w:rsidR="00CB38D2" w:rsidRPr="00785F8E">
        <w:rPr>
          <w:rFonts w:ascii="Times New Roman" w:hAnsi="Times New Roman" w:cs="Times New Roman"/>
        </w:rPr>
        <w:t>In addition, L2boosting is working with both regression and classification problem</w:t>
      </w:r>
      <w:r w:rsidR="00893162" w:rsidRPr="00785F8E">
        <w:rPr>
          <w:rFonts w:ascii="Times New Roman" w:hAnsi="Times New Roman" w:cs="Times New Roman"/>
        </w:rPr>
        <w:t>s</w:t>
      </w:r>
      <w:r w:rsidR="00CB38D2" w:rsidRPr="00785F8E">
        <w:rPr>
          <w:rFonts w:ascii="Times New Roman" w:hAnsi="Times New Roman" w:cs="Times New Roman"/>
        </w:rPr>
        <w:t>.</w:t>
      </w:r>
      <w:r w:rsidR="00D576C9" w:rsidRPr="00785F8E">
        <w:rPr>
          <w:rFonts w:ascii="Times New Roman" w:hAnsi="Times New Roman" w:cs="Times New Roman"/>
        </w:rPr>
        <w:t xml:space="preserve"> It shows competitive performance classification relative problems like </w:t>
      </w:r>
      <w:proofErr w:type="spellStart"/>
      <w:r w:rsidR="00D576C9" w:rsidRPr="00785F8E">
        <w:rPr>
          <w:rFonts w:ascii="Times New Roman" w:hAnsi="Times New Roman" w:cs="Times New Roman"/>
        </w:rPr>
        <w:t>LogitBoost</w:t>
      </w:r>
      <w:proofErr w:type="spellEnd"/>
      <w:ins w:id="66" w:author="Lahiru" w:date="2015-04-10T23:50:00Z">
        <w:r w:rsidR="00283782">
          <w:rPr>
            <w:rFonts w:ascii="Times New Roman" w:hAnsi="Times New Roman" w:cs="Times New Roman"/>
          </w:rPr>
          <w:t xml:space="preserve"> </w:t>
        </w:r>
      </w:ins>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D576C9" w:rsidRPr="00785F8E">
        <w:rPr>
          <w:rFonts w:ascii="Times New Roman" w:hAnsi="Times New Roman" w:cs="Times New Roman"/>
        </w:rPr>
        <w:t>.</w:t>
      </w:r>
    </w:p>
    <w:p w:rsidR="000017D3" w:rsidRPr="00785F8E" w:rsidRDefault="000017D3"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Stochastic gradient regression</w:t>
      </w:r>
    </w:p>
    <w:p w:rsidR="003F2073" w:rsidRPr="00785F8E" w:rsidRDefault="00851EDA"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Stochastic gradient is regression prediction method.</w:t>
      </w:r>
      <w:ins w:id="67" w:author="Lahiru" w:date="2015-04-10T23:50:00Z">
        <w:r w:rsidR="00FC383E">
          <w:rPr>
            <w:rFonts w:ascii="Times New Roman" w:hAnsi="Times New Roman" w:cs="Times New Roman"/>
          </w:rPr>
          <w:t xml:space="preserve"> </w:t>
        </w:r>
      </w:ins>
      <w:r w:rsidR="005D5B1F" w:rsidRPr="00785F8E">
        <w:rPr>
          <w:rFonts w:ascii="Times New Roman" w:hAnsi="Times New Roman" w:cs="Times New Roman"/>
        </w:rPr>
        <w:t>This method use</w:t>
      </w:r>
      <w:r w:rsidR="00040DCC" w:rsidRPr="00785F8E">
        <w:rPr>
          <w:rFonts w:ascii="Times New Roman" w:hAnsi="Times New Roman" w:cs="Times New Roman"/>
        </w:rPr>
        <w:t>s</w:t>
      </w:r>
      <w:r w:rsidR="005D5B1F" w:rsidRPr="00785F8E">
        <w:rPr>
          <w:rFonts w:ascii="Times New Roman" w:hAnsi="Times New Roman" w:cs="Times New Roman"/>
        </w:rPr>
        <w:t xml:space="preserve"> regression tree as base learner.</w:t>
      </w:r>
      <w:ins w:id="68" w:author="Lahiru" w:date="2015-04-10T23:50:00Z">
        <w:r w:rsidR="00FC383E">
          <w:rPr>
            <w:rFonts w:ascii="Times New Roman" w:hAnsi="Times New Roman" w:cs="Times New Roman"/>
          </w:rPr>
          <w:t xml:space="preserve"> </w:t>
        </w:r>
      </w:ins>
      <w:r w:rsidR="00EA29D5" w:rsidRPr="00785F8E">
        <w:rPr>
          <w:rFonts w:ascii="Times New Roman" w:hAnsi="Times New Roman" w:cs="Times New Roman"/>
        </w:rPr>
        <w:t xml:space="preserve">The </w:t>
      </w:r>
      <w:r w:rsidR="00CF2341" w:rsidRPr="00785F8E">
        <w:rPr>
          <w:rFonts w:ascii="Times New Roman" w:hAnsi="Times New Roman" w:cs="Times New Roman"/>
        </w:rPr>
        <w:t>optimization of the gradient descent, stochastic gradient regression utilizes</w:t>
      </w:r>
      <w:r w:rsidR="00EA29D5" w:rsidRPr="00785F8E">
        <w:rPr>
          <w:rFonts w:ascii="Times New Roman" w:hAnsi="Times New Roman" w:cs="Times New Roman"/>
        </w:rPr>
        <w:t xml:space="preserve"> the pseudo-residuals result from negative gradient of loss function to set up iterative regression tree.</w:t>
      </w:r>
      <w:ins w:id="69" w:author="Lahiru" w:date="2015-04-10T23:50:00Z">
        <w:r w:rsidR="003719AC">
          <w:rPr>
            <w:rFonts w:ascii="Times New Roman" w:hAnsi="Times New Roman" w:cs="Times New Roman"/>
          </w:rPr>
          <w:t xml:space="preserve"> </w:t>
        </w:r>
      </w:ins>
      <w:r w:rsidR="00306D09" w:rsidRPr="00785F8E">
        <w:rPr>
          <w:rFonts w:ascii="Times New Roman" w:hAnsi="Times New Roman" w:cs="Times New Roman"/>
        </w:rPr>
        <w:t>According to idea of Bagging, this algorithm randomly selects part of the pseudo-residual to make regression tree instead of the whole pseudo-residuals.</w:t>
      </w:r>
      <w:ins w:id="70" w:author="Lahiru" w:date="2015-04-10T23:50:00Z">
        <w:r w:rsidR="003719AC">
          <w:rPr>
            <w:rFonts w:ascii="Times New Roman" w:hAnsi="Times New Roman" w:cs="Times New Roman"/>
          </w:rPr>
          <w:t xml:space="preserve"> </w:t>
        </w:r>
      </w:ins>
      <w:r w:rsidR="002751BB" w:rsidRPr="00785F8E">
        <w:rPr>
          <w:rFonts w:ascii="Times New Roman" w:hAnsi="Times New Roman" w:cs="Times New Roman"/>
        </w:rPr>
        <w:t>This model can be liner combination of some</w:t>
      </w:r>
      <w:r w:rsidR="00DC4082" w:rsidRPr="00785F8E">
        <w:rPr>
          <w:rFonts w:ascii="Times New Roman" w:hAnsi="Times New Roman" w:cs="Times New Roman"/>
        </w:rPr>
        <w:t xml:space="preserve"> regression trees </w:t>
      </w:r>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DC4082" w:rsidRPr="00785F8E">
        <w:rPr>
          <w:rFonts w:ascii="Times New Roman" w:hAnsi="Times New Roman" w:cs="Times New Roman"/>
        </w:rPr>
        <w:t>.</w:t>
      </w:r>
    </w:p>
    <w:p w:rsidR="00316B07" w:rsidRPr="00785F8E" w:rsidRDefault="00316B07"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Support Vector Machine</w:t>
      </w:r>
      <w:ins w:id="71" w:author="Medie" w:date="2015-04-09T17:50:00Z">
        <w:r w:rsidR="00C16107">
          <w:rPr>
            <w:rFonts w:ascii="Times New Roman" w:hAnsi="Times New Roman" w:cs="Times New Roman"/>
          </w:rPr>
          <w:t>s</w:t>
        </w:r>
      </w:ins>
    </w:p>
    <w:p w:rsidR="007A7810" w:rsidRPr="00785F8E" w:rsidRDefault="00AC4276"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Support Vector</w:t>
      </w:r>
      <w:r w:rsidR="008C1587" w:rsidRPr="00785F8E">
        <w:rPr>
          <w:rFonts w:ascii="Times New Roman" w:hAnsi="Times New Roman" w:cs="Times New Roman"/>
        </w:rPr>
        <w:t xml:space="preserve"> Machine also </w:t>
      </w:r>
      <w:r w:rsidR="0085171F" w:rsidRPr="00785F8E">
        <w:rPr>
          <w:rFonts w:ascii="Times New Roman" w:hAnsi="Times New Roman" w:cs="Times New Roman"/>
        </w:rPr>
        <w:t>known as Support Vector Network is machine learning method for two-group classification problem</w:t>
      </w:r>
      <w:r w:rsidR="00AA03A3" w:rsidRPr="00785F8E">
        <w:rPr>
          <w:rFonts w:ascii="Times New Roman" w:hAnsi="Times New Roman" w:cs="Times New Roman"/>
        </w:rPr>
        <w:t>s</w:t>
      </w:r>
      <w:r w:rsidR="00163D50" w:rsidRPr="00785F8E">
        <w:rPr>
          <w:rFonts w:ascii="Times New Roman" w:hAnsi="Times New Roman" w:cs="Times New Roman"/>
        </w:rPr>
        <w:t xml:space="preserve">. The idea of the SVM is </w:t>
      </w:r>
      <w:r w:rsidR="000B6617" w:rsidRPr="00785F8E">
        <w:rPr>
          <w:rFonts w:ascii="Times New Roman" w:hAnsi="Times New Roman" w:cs="Times New Roman"/>
        </w:rPr>
        <w:t xml:space="preserve">input vector is mapped </w:t>
      </w:r>
      <w:r w:rsidR="004F0BFA" w:rsidRPr="00785F8E">
        <w:rPr>
          <w:rFonts w:ascii="Times New Roman" w:hAnsi="Times New Roman" w:cs="Times New Roman"/>
        </w:rPr>
        <w:t xml:space="preserve">to infinite </w:t>
      </w:r>
      <w:r w:rsidR="000B6617" w:rsidRPr="00785F8E">
        <w:rPr>
          <w:rFonts w:ascii="Times New Roman" w:hAnsi="Times New Roman" w:cs="Times New Roman"/>
        </w:rPr>
        <w:t>dimensional feature space.</w:t>
      </w:r>
      <w:r w:rsidR="00CA301D" w:rsidRPr="00785F8E">
        <w:rPr>
          <w:rFonts w:ascii="Times New Roman" w:hAnsi="Times New Roman" w:cs="Times New Roman"/>
        </w:rPr>
        <w:t xml:space="preserve"> In this featur</w:t>
      </w:r>
      <w:r w:rsidR="00C81C98" w:rsidRPr="00785F8E">
        <w:rPr>
          <w:rFonts w:ascii="Times New Roman" w:hAnsi="Times New Roman" w:cs="Times New Roman"/>
        </w:rPr>
        <w:t>e space</w:t>
      </w:r>
      <w:r w:rsidR="00E27A22" w:rsidRPr="00785F8E">
        <w:rPr>
          <w:rFonts w:ascii="Times New Roman" w:hAnsi="Times New Roman" w:cs="Times New Roman"/>
        </w:rPr>
        <w:t xml:space="preserve"> a</w:t>
      </w:r>
      <w:r w:rsidR="00C81C98" w:rsidRPr="00785F8E">
        <w:rPr>
          <w:rFonts w:ascii="Times New Roman" w:hAnsi="Times New Roman" w:cs="Times New Roman"/>
        </w:rPr>
        <w:t xml:space="preserve"> liner decision</w:t>
      </w:r>
      <w:r w:rsidR="00C40FEC" w:rsidRPr="00785F8E">
        <w:rPr>
          <w:rFonts w:ascii="Times New Roman" w:hAnsi="Times New Roman" w:cs="Times New Roman"/>
        </w:rPr>
        <w:t xml:space="preserve"> environment</w:t>
      </w:r>
      <w:r w:rsidR="00C81C98" w:rsidRPr="00785F8E">
        <w:rPr>
          <w:rFonts w:ascii="Times New Roman" w:hAnsi="Times New Roman" w:cs="Times New Roman"/>
        </w:rPr>
        <w:t xml:space="preserve"> is build.</w:t>
      </w:r>
      <w:r w:rsidR="009B0ABB" w:rsidRPr="00785F8E">
        <w:rPr>
          <w:rFonts w:ascii="Times New Roman" w:hAnsi="Times New Roman" w:cs="Times New Roman"/>
        </w:rPr>
        <w:t xml:space="preserve"> Special properties of the decision environment ensure high generalization ability of </w:t>
      </w:r>
      <w:r w:rsidR="005500C9" w:rsidRPr="00785F8E">
        <w:rPr>
          <w:rFonts w:ascii="Times New Roman" w:hAnsi="Times New Roman" w:cs="Times New Roman"/>
        </w:rPr>
        <w:t>how to learn a</w:t>
      </w:r>
      <w:r w:rsidR="009B0ABB" w:rsidRPr="00785F8E">
        <w:rPr>
          <w:rFonts w:ascii="Times New Roman" w:hAnsi="Times New Roman" w:cs="Times New Roman"/>
        </w:rPr>
        <w:t xml:space="preserve"> machine.</w:t>
      </w:r>
      <w:r w:rsidR="004F0BFA" w:rsidRPr="00785F8E">
        <w:rPr>
          <w:rFonts w:ascii="Times New Roman" w:hAnsi="Times New Roman" w:cs="Times New Roman"/>
        </w:rPr>
        <w:t xml:space="preserve">  The idea behind the support vector </w:t>
      </w:r>
      <w:r w:rsidR="003442F5" w:rsidRPr="00785F8E">
        <w:rPr>
          <w:rFonts w:ascii="Times New Roman" w:hAnsi="Times New Roman" w:cs="Times New Roman"/>
        </w:rPr>
        <w:t xml:space="preserve">network </w:t>
      </w:r>
      <w:r w:rsidR="00616190" w:rsidRPr="00785F8E">
        <w:rPr>
          <w:rFonts w:ascii="Times New Roman" w:hAnsi="Times New Roman" w:cs="Times New Roman"/>
        </w:rPr>
        <w:t xml:space="preserve">is previously implemented some method for the restricted case where </w:t>
      </w:r>
      <w:r w:rsidR="000443B6" w:rsidRPr="00785F8E">
        <w:rPr>
          <w:rFonts w:ascii="Times New Roman" w:hAnsi="Times New Roman" w:cs="Times New Roman"/>
        </w:rPr>
        <w:t>training</w:t>
      </w:r>
      <w:r w:rsidR="00616190" w:rsidRPr="00785F8E">
        <w:rPr>
          <w:rFonts w:ascii="Times New Roman" w:hAnsi="Times New Roman" w:cs="Times New Roman"/>
        </w:rPr>
        <w:t xml:space="preserve"> data</w:t>
      </w:r>
      <w:r w:rsidR="000443B6" w:rsidRPr="00785F8E">
        <w:rPr>
          <w:rFonts w:ascii="Times New Roman" w:hAnsi="Times New Roman" w:cs="Times New Roman"/>
        </w:rPr>
        <w:t xml:space="preserve"> can be separated without errors,</w:t>
      </w:r>
      <w:r w:rsidR="003340BA" w:rsidRPr="00785F8E">
        <w:rPr>
          <w:rFonts w:ascii="Times New Roman" w:hAnsi="Times New Roman" w:cs="Times New Roman"/>
        </w:rPr>
        <w:t xml:space="preserve"> extend this result to non-separable training data</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&lt;EndNote&gt;&lt;Cite&gt;&lt;Author&gt;Cortes&lt;/Author&gt;&lt;Year&gt;1995&lt;/Year&gt;&lt;RecNum&gt;20&lt;/RecNum&gt;&lt;DisplayText&gt;(12)&lt;/DisplayText&gt;&lt;record&gt;&lt;rec-number&gt;20&lt;/rec-number&gt;&lt;foreign-keys&gt;&lt;key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2" w:tooltip="Cortes, 1995 #20" w:history="1">
        <w:r w:rsidR="00B051DA">
          <w:rPr>
            <w:rFonts w:ascii="Times New Roman" w:hAnsi="Times New Roman" w:cs="Times New Roman"/>
            <w:noProof/>
          </w:rPr>
          <w:t>12</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3340BA" w:rsidRPr="00785F8E">
        <w:rPr>
          <w:rFonts w:ascii="Times New Roman" w:hAnsi="Times New Roman" w:cs="Times New Roman"/>
        </w:rPr>
        <w:t>.</w:t>
      </w:r>
    </w:p>
    <w:p w:rsidR="00E6075C" w:rsidRPr="00785F8E" w:rsidRDefault="00E6075C"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Decision tree</w:t>
      </w:r>
      <w:ins w:id="72" w:author="Medie" w:date="2015-04-09T17:50:00Z">
        <w:r w:rsidR="00C16107">
          <w:rPr>
            <w:rFonts w:ascii="Times New Roman" w:hAnsi="Times New Roman" w:cs="Times New Roman"/>
          </w:rPr>
          <w:t>s</w:t>
        </w:r>
      </w:ins>
    </w:p>
    <w:p w:rsidR="00140BC4" w:rsidRPr="00785F8E" w:rsidRDefault="00140BC4"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Decision tree uses to </w:t>
      </w:r>
      <w:r w:rsidR="0074602C" w:rsidRPr="00785F8E">
        <w:rPr>
          <w:rFonts w:ascii="Times New Roman" w:hAnsi="Times New Roman" w:cs="Times New Roman"/>
        </w:rPr>
        <w:t>solve</w:t>
      </w:r>
      <w:r w:rsidRPr="00785F8E">
        <w:rPr>
          <w:rFonts w:ascii="Times New Roman" w:hAnsi="Times New Roman" w:cs="Times New Roman"/>
        </w:rPr>
        <w:t xml:space="preserve"> complex</w:t>
      </w:r>
      <w:r w:rsidR="00187628" w:rsidRPr="00785F8E">
        <w:rPr>
          <w:rFonts w:ascii="Times New Roman" w:hAnsi="Times New Roman" w:cs="Times New Roman"/>
        </w:rPr>
        <w:t xml:space="preserve"> decisional </w:t>
      </w:r>
      <w:r w:rsidR="0074602C" w:rsidRPr="00785F8E">
        <w:rPr>
          <w:rFonts w:ascii="Times New Roman" w:hAnsi="Times New Roman" w:cs="Times New Roman"/>
        </w:rPr>
        <w:t>problems</w:t>
      </w:r>
      <w:r w:rsidRPr="00785F8E">
        <w:rPr>
          <w:rFonts w:ascii="Times New Roman" w:hAnsi="Times New Roman" w:cs="Times New Roman"/>
        </w:rPr>
        <w:t xml:space="preserve"> with significant uncertainty.</w:t>
      </w:r>
      <w:r w:rsidR="00187628" w:rsidRPr="00785F8E">
        <w:rPr>
          <w:rFonts w:ascii="Times New Roman" w:hAnsi="Times New Roman" w:cs="Times New Roman"/>
        </w:rPr>
        <w:t xml:space="preserve"> This method applies to scenarios which specified decision alternative cannot be predicted with certainty</w:t>
      </w:r>
      <w:r w:rsidR="005B2330" w:rsidRPr="00785F8E">
        <w:rPr>
          <w:rFonts w:ascii="Times New Roman" w:hAnsi="Times New Roman" w:cs="Times New Roman"/>
        </w:rPr>
        <w:t>, when making a decision a lot</w:t>
      </w:r>
      <w:r w:rsidR="00EB2F19" w:rsidRPr="00785F8E">
        <w:rPr>
          <w:rFonts w:ascii="Times New Roman" w:hAnsi="Times New Roman" w:cs="Times New Roman"/>
        </w:rPr>
        <w:t xml:space="preserve"> of d</w:t>
      </w:r>
      <w:r w:rsidR="00040460" w:rsidRPr="00785F8E">
        <w:rPr>
          <w:rFonts w:ascii="Times New Roman" w:hAnsi="Times New Roman" w:cs="Times New Roman"/>
        </w:rPr>
        <w:t xml:space="preserve">ifferent factor taken as </w:t>
      </w:r>
      <w:r w:rsidR="003B286F" w:rsidRPr="00785F8E">
        <w:rPr>
          <w:rFonts w:ascii="Times New Roman" w:hAnsi="Times New Roman" w:cs="Times New Roman"/>
        </w:rPr>
        <w:t>inputs,</w:t>
      </w:r>
      <w:ins w:id="73" w:author="Lahiru" w:date="2015-04-10T23:49:00Z">
        <w:r w:rsidR="00282014">
          <w:rPr>
            <w:rFonts w:ascii="Times New Roman" w:hAnsi="Times New Roman" w:cs="Times New Roman"/>
          </w:rPr>
          <w:t xml:space="preserve"> </w:t>
        </w:r>
      </w:ins>
      <w:r w:rsidR="00F24B8F" w:rsidRPr="00785F8E">
        <w:rPr>
          <w:rFonts w:ascii="Times New Roman" w:hAnsi="Times New Roman" w:cs="Times New Roman"/>
        </w:rPr>
        <w:t xml:space="preserve">may be useful </w:t>
      </w:r>
      <w:r w:rsidR="004A2898" w:rsidRPr="00785F8E">
        <w:rPr>
          <w:rFonts w:ascii="Times New Roman" w:hAnsi="Times New Roman" w:cs="Times New Roman"/>
        </w:rPr>
        <w:t xml:space="preserve">to reduce uncertainty in decision by collecting </w:t>
      </w:r>
      <w:r w:rsidR="00300CB1" w:rsidRPr="00785F8E">
        <w:rPr>
          <w:rFonts w:ascii="Times New Roman" w:hAnsi="Times New Roman" w:cs="Times New Roman"/>
        </w:rPr>
        <w:t>additional</w:t>
      </w:r>
      <w:r w:rsidR="00835F08" w:rsidRPr="00785F8E">
        <w:rPr>
          <w:rFonts w:ascii="Times New Roman" w:hAnsi="Times New Roman" w:cs="Times New Roman"/>
        </w:rPr>
        <w:t xml:space="preserve"> </w:t>
      </w:r>
      <w:r w:rsidR="00835F08" w:rsidRPr="00785F8E">
        <w:rPr>
          <w:rFonts w:ascii="Times New Roman" w:hAnsi="Times New Roman" w:cs="Times New Roman"/>
        </w:rPr>
        <w:lastRenderedPageBreak/>
        <w:t>information</w:t>
      </w:r>
      <w:r w:rsidR="009E4300" w:rsidRPr="00785F8E">
        <w:rPr>
          <w:rFonts w:ascii="Times New Roman" w:hAnsi="Times New Roman" w:cs="Times New Roman"/>
        </w:rPr>
        <w:t>,</w:t>
      </w:r>
      <w:r w:rsidR="00AF5E45" w:rsidRPr="00785F8E">
        <w:rPr>
          <w:rFonts w:ascii="Times New Roman" w:hAnsi="Times New Roman" w:cs="Times New Roman"/>
        </w:rPr>
        <w:t xml:space="preserve"> and the decision maker’s </w:t>
      </w:r>
      <w:r w:rsidR="00835F08" w:rsidRPr="00785F8E">
        <w:rPr>
          <w:rFonts w:ascii="Times New Roman" w:hAnsi="Times New Roman" w:cs="Times New Roman"/>
        </w:rPr>
        <w:t xml:space="preserve">behavior </w:t>
      </w:r>
      <w:r w:rsidR="009E4300" w:rsidRPr="00785F8E">
        <w:rPr>
          <w:rFonts w:ascii="Times New Roman" w:hAnsi="Times New Roman" w:cs="Times New Roman"/>
        </w:rPr>
        <w:t xml:space="preserve">is </w:t>
      </w:r>
      <w:r w:rsidR="009849C6" w:rsidRPr="00785F8E">
        <w:rPr>
          <w:rFonts w:ascii="Times New Roman" w:hAnsi="Times New Roman" w:cs="Times New Roman"/>
        </w:rPr>
        <w:t>going on</w:t>
      </w:r>
      <w:r w:rsidR="009E4300" w:rsidRPr="00785F8E">
        <w:rPr>
          <w:rFonts w:ascii="Times New Roman" w:hAnsi="Times New Roman" w:cs="Times New Roman"/>
        </w:rPr>
        <w:t xml:space="preserve"> to risk</w:t>
      </w:r>
      <w:r w:rsidR="009849C6" w:rsidRPr="00785F8E">
        <w:rPr>
          <w:rFonts w:ascii="Times New Roman" w:hAnsi="Times New Roman" w:cs="Times New Roman"/>
        </w:rPr>
        <w:t xml:space="preserve"> taking</w:t>
      </w:r>
      <w:del w:id="74" w:author="Lahiru" w:date="2015-04-10T23:54:00Z">
        <w:r w:rsidR="009849C6" w:rsidRPr="00785F8E" w:rsidDel="00283782">
          <w:rPr>
            <w:rFonts w:ascii="Times New Roman" w:hAnsi="Times New Roman" w:cs="Times New Roman"/>
          </w:rPr>
          <w:delText>can</w:delText>
        </w:r>
      </w:del>
      <w:r w:rsidR="009E4300" w:rsidRPr="00785F8E">
        <w:rPr>
          <w:rFonts w:ascii="Times New Roman" w:hAnsi="Times New Roman" w:cs="Times New Roman"/>
        </w:rPr>
        <w:t xml:space="preserve"> impact the relative </w:t>
      </w:r>
      <w:r w:rsidR="00A259BB" w:rsidRPr="00785F8E">
        <w:rPr>
          <w:rFonts w:ascii="Times New Roman" w:hAnsi="Times New Roman" w:cs="Times New Roman"/>
        </w:rPr>
        <w:t>advantageous of different alternatives</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&lt;EndNote&gt;&lt;Cite&gt;&lt;Author&gt;Breiman&lt;/Author&gt;&lt;Year&gt;1999&lt;/Year&gt;&lt;RecNum&gt;21&lt;/RecNum&gt;&lt;DisplayText&gt;(13)&lt;/DisplayText&gt;&lt;record&gt;&lt;rec-number&gt;21&lt;/rec-number&gt;&lt;foreign-keys&gt;&lt;key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3" w:tooltip="Breiman, 1999 #21" w:history="1">
        <w:r w:rsidR="00B051DA">
          <w:rPr>
            <w:rFonts w:ascii="Times New Roman" w:hAnsi="Times New Roman" w:cs="Times New Roman"/>
            <w:noProof/>
          </w:rPr>
          <w:t>13</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A259BB" w:rsidRPr="00785F8E">
        <w:rPr>
          <w:rFonts w:ascii="Times New Roman" w:hAnsi="Times New Roman" w:cs="Times New Roman"/>
        </w:rPr>
        <w:t xml:space="preserve">. </w:t>
      </w:r>
    </w:p>
    <w:p w:rsidR="00CD2220" w:rsidRPr="00785F8E" w:rsidRDefault="00CD2220" w:rsidP="00C3274B">
      <w:pPr>
        <w:pStyle w:val="ListParagraph"/>
        <w:spacing w:after="120" w:line="240" w:lineRule="auto"/>
        <w:jc w:val="both"/>
        <w:rPr>
          <w:rFonts w:ascii="Times New Roman" w:hAnsi="Times New Roman" w:cs="Times New Roman"/>
        </w:rPr>
      </w:pPr>
    </w:p>
    <w:p w:rsidR="00CD2220" w:rsidRPr="00785F8E" w:rsidRDefault="00CD2220" w:rsidP="00C3274B">
      <w:pPr>
        <w:pStyle w:val="ListParagraph"/>
        <w:spacing w:after="120" w:line="240" w:lineRule="auto"/>
        <w:jc w:val="both"/>
        <w:rPr>
          <w:rFonts w:ascii="Times New Roman" w:hAnsi="Times New Roman" w:cs="Times New Roman"/>
        </w:rPr>
      </w:pPr>
    </w:p>
    <w:p w:rsidR="0008346D" w:rsidRPr="00785F8E" w:rsidRDefault="0008346D" w:rsidP="00C3274B">
      <w:pPr>
        <w:pStyle w:val="ListParagraph"/>
        <w:spacing w:after="120" w:line="240" w:lineRule="auto"/>
        <w:ind w:left="0"/>
        <w:jc w:val="both"/>
        <w:rPr>
          <w:rFonts w:ascii="Times New Roman" w:hAnsi="Times New Roman" w:cs="Times New Roman"/>
        </w:rPr>
      </w:pPr>
      <w:r w:rsidRPr="00785F8E">
        <w:rPr>
          <w:rFonts w:ascii="Times New Roman" w:hAnsi="Times New Roman" w:cs="Times New Roman"/>
        </w:rPr>
        <w:t xml:space="preserve">Figure </w:t>
      </w:r>
      <w:ins w:id="75" w:author="Lahiru" w:date="2015-04-11T11:25:00Z">
        <w:r w:rsidR="00190904">
          <w:rPr>
            <w:rFonts w:ascii="Times New Roman" w:hAnsi="Times New Roman" w:cs="Times New Roman"/>
          </w:rPr>
          <w:t>2</w:t>
        </w:r>
      </w:ins>
      <w:del w:id="76" w:author="Lahiru" w:date="2015-04-11T11:25:00Z">
        <w:r w:rsidRPr="00785F8E" w:rsidDel="00190904">
          <w:rPr>
            <w:rFonts w:ascii="Times New Roman" w:hAnsi="Times New Roman" w:cs="Times New Roman"/>
          </w:rPr>
          <w:delText>1</w:delText>
        </w:r>
      </w:del>
      <w:r w:rsidRPr="00785F8E">
        <w:rPr>
          <w:rFonts w:ascii="Times New Roman" w:hAnsi="Times New Roman" w:cs="Times New Roman"/>
        </w:rPr>
        <w:t xml:space="preserve"> and Figure </w:t>
      </w:r>
      <w:ins w:id="77" w:author="Lahiru" w:date="2015-04-11T11:25:00Z">
        <w:r w:rsidR="00190904">
          <w:rPr>
            <w:rFonts w:ascii="Times New Roman" w:hAnsi="Times New Roman" w:cs="Times New Roman"/>
          </w:rPr>
          <w:t>3</w:t>
        </w:r>
      </w:ins>
      <w:del w:id="78" w:author="Lahiru" w:date="2015-04-11T11:25:00Z">
        <w:r w:rsidRPr="00785F8E" w:rsidDel="00190904">
          <w:rPr>
            <w:rFonts w:ascii="Times New Roman" w:hAnsi="Times New Roman" w:cs="Times New Roman"/>
          </w:rPr>
          <w:delText>2</w:delText>
        </w:r>
      </w:del>
      <w:r w:rsidRPr="00785F8E">
        <w:rPr>
          <w:rFonts w:ascii="Times New Roman" w:hAnsi="Times New Roman" w:cs="Times New Roman"/>
        </w:rPr>
        <w:t xml:space="preserve"> shows the performance of the algorithms.</w:t>
      </w:r>
      <w:ins w:id="79" w:author="Lahiru" w:date="2015-04-10T23:54:00Z">
        <w:r w:rsidR="00283782">
          <w:rPr>
            <w:rFonts w:ascii="Times New Roman" w:hAnsi="Times New Roman" w:cs="Times New Roman"/>
          </w:rPr>
          <w:t xml:space="preserve"> </w:t>
        </w:r>
      </w:ins>
      <w:r w:rsidR="00341448" w:rsidRPr="00785F8E">
        <w:rPr>
          <w:rFonts w:ascii="Times New Roman" w:hAnsi="Times New Roman" w:cs="Times New Roman"/>
        </w:rPr>
        <w:t>Four evaluation criteria are</w:t>
      </w:r>
      <w:r w:rsidR="00D61ECD" w:rsidRPr="00785F8E">
        <w:rPr>
          <w:rFonts w:ascii="Times New Roman" w:hAnsi="Times New Roman" w:cs="Times New Roman"/>
        </w:rPr>
        <w:t xml:space="preserve"> accuracy of the prediction (ACC)</w:t>
      </w:r>
      <w:r w:rsidR="00341448" w:rsidRPr="00785F8E">
        <w:rPr>
          <w:rFonts w:ascii="Times New Roman" w:hAnsi="Times New Roman" w:cs="Times New Roman"/>
        </w:rPr>
        <w:t>, the</w:t>
      </w:r>
      <w:ins w:id="80" w:author="Lahiru" w:date="2015-04-10T23:54:00Z">
        <w:r w:rsidR="00F86DF1">
          <w:rPr>
            <w:rFonts w:ascii="Times New Roman" w:hAnsi="Times New Roman" w:cs="Times New Roman"/>
          </w:rPr>
          <w:t xml:space="preserve"> </w:t>
        </w:r>
      </w:ins>
      <w:r w:rsidR="00341448" w:rsidRPr="00785F8E">
        <w:rPr>
          <w:rFonts w:ascii="Times New Roman" w:hAnsi="Times New Roman" w:cs="Times New Roman"/>
        </w:rPr>
        <w:t>area</w:t>
      </w:r>
      <w:r w:rsidR="00D61ECD" w:rsidRPr="00785F8E">
        <w:rPr>
          <w:rFonts w:ascii="Times New Roman" w:hAnsi="Times New Roman" w:cs="Times New Roman"/>
        </w:rPr>
        <w:t xml:space="preserve"> under receiver operating characteristic (ROC) curve (AUC), the balanced error rate (BER) and </w:t>
      </w:r>
      <w:proofErr w:type="spellStart"/>
      <w:r w:rsidR="00341448" w:rsidRPr="00785F8E">
        <w:rPr>
          <w:rFonts w:ascii="Times New Roman" w:hAnsi="Times New Roman" w:cs="Times New Roman"/>
        </w:rPr>
        <w:t>Mtatthew’s</w:t>
      </w:r>
      <w:proofErr w:type="spellEnd"/>
      <w:r w:rsidR="00341448" w:rsidRPr="00785F8E">
        <w:rPr>
          <w:rFonts w:ascii="Times New Roman" w:hAnsi="Times New Roman" w:cs="Times New Roman"/>
        </w:rPr>
        <w:t xml:space="preserve"> correlation</w:t>
      </w:r>
      <w:r w:rsidR="00D61ECD" w:rsidRPr="00785F8E">
        <w:rPr>
          <w:rFonts w:ascii="Times New Roman" w:hAnsi="Times New Roman" w:cs="Times New Roman"/>
        </w:rPr>
        <w:t xml:space="preserve"> coefficient (MCC).</w:t>
      </w:r>
      <w:r w:rsidR="004F561A" w:rsidRPr="00785F8E">
        <w:rPr>
          <w:rFonts w:ascii="Times New Roman" w:hAnsi="Times New Roman" w:cs="Times New Roman"/>
        </w:rPr>
        <w:t xml:space="preserve"> Generally, best classification method displays</w:t>
      </w:r>
      <w:r w:rsidR="003C51C4" w:rsidRPr="00785F8E">
        <w:rPr>
          <w:rFonts w:ascii="Times New Roman" w:hAnsi="Times New Roman" w:cs="Times New Roman"/>
        </w:rPr>
        <w:t xml:space="preserve"> the smaller BER, larger </w:t>
      </w:r>
      <w:r w:rsidR="004F561A" w:rsidRPr="00785F8E">
        <w:rPr>
          <w:rFonts w:ascii="Times New Roman" w:hAnsi="Times New Roman" w:cs="Times New Roman"/>
        </w:rPr>
        <w:t>ACC and MCC</w:t>
      </w:r>
      <w:r w:rsidR="00D41D3A" w:rsidRPr="00785F8E">
        <w:rPr>
          <w:rFonts w:ascii="Times New Roman" w:hAnsi="Times New Roman" w:cs="Times New Roman"/>
        </w:rPr>
        <w:t>.</w:t>
      </w:r>
      <w:r w:rsidR="009336E2" w:rsidRPr="00785F8E">
        <w:rPr>
          <w:rFonts w:ascii="Times New Roman" w:hAnsi="Times New Roman" w:cs="Times New Roman"/>
        </w:rPr>
        <w:t xml:space="preserve"> The result shows the best method is </w:t>
      </w:r>
      <w:proofErr w:type="spellStart"/>
      <w:r w:rsidR="009336E2" w:rsidRPr="00785F8E">
        <w:rPr>
          <w:rFonts w:ascii="Times New Roman" w:hAnsi="Times New Roman" w:cs="Times New Roman"/>
        </w:rPr>
        <w:t>Logitboost</w:t>
      </w:r>
      <w:proofErr w:type="spellEnd"/>
      <w:r w:rsidR="009336E2" w:rsidRPr="00785F8E">
        <w:rPr>
          <w:rFonts w:ascii="Times New Roman" w:hAnsi="Times New Roman" w:cs="Times New Roman"/>
        </w:rPr>
        <w:t xml:space="preserve"> algorithm </w:t>
      </w:r>
      <w:r w:rsidR="00C019D2" w:rsidRPr="00785F8E">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9336E2" w:rsidRPr="00785F8E">
        <w:rPr>
          <w:rFonts w:ascii="Times New Roman" w:hAnsi="Times New Roman" w:cs="Times New Roman"/>
        </w:rPr>
        <w:t>.</w:t>
      </w:r>
    </w:p>
    <w:p w:rsidR="00CD2220" w:rsidRPr="00785F8E" w:rsidRDefault="00CD2220" w:rsidP="00C3274B">
      <w:pPr>
        <w:pStyle w:val="ListParagraph"/>
        <w:spacing w:after="120" w:line="240" w:lineRule="auto"/>
        <w:ind w:left="360"/>
        <w:jc w:val="both"/>
        <w:rPr>
          <w:rFonts w:ascii="Times New Roman" w:hAnsi="Times New Roman" w:cs="Times New Roman"/>
        </w:rPr>
      </w:pPr>
    </w:p>
    <w:p w:rsidR="00813876" w:rsidRPr="00785F8E" w:rsidRDefault="00095DF3" w:rsidP="00C3274B">
      <w:pPr>
        <w:pStyle w:val="ListParagraph"/>
        <w:spacing w:after="120" w:line="240" w:lineRule="auto"/>
        <w:ind w:left="360"/>
        <w:jc w:val="both"/>
        <w:rPr>
          <w:rFonts w:ascii="Times New Roman" w:hAnsi="Times New Roman" w:cs="Times New Roman"/>
        </w:rPr>
      </w:pPr>
      <w:r w:rsidRPr="00785F8E">
        <w:rPr>
          <w:rFonts w:ascii="Times New Roman" w:hAnsi="Times New Roman" w:cs="Times New Roman"/>
          <w:noProof/>
        </w:rPr>
        <w:drawing>
          <wp:anchor distT="0" distB="0" distL="114300" distR="114300" simplePos="0" relativeHeight="251678720" behindDoc="1" locked="0" layoutInCell="1" allowOverlap="1" wp14:anchorId="665CA687" wp14:editId="0B6D6D60">
            <wp:simplePos x="0" y="0"/>
            <wp:positionH relativeFrom="margin">
              <wp:align>center</wp:align>
            </wp:positionH>
            <wp:positionV relativeFrom="paragraph">
              <wp:posOffset>147320</wp:posOffset>
            </wp:positionV>
            <wp:extent cx="4552950" cy="1932940"/>
            <wp:effectExtent l="0" t="0" r="0" b="0"/>
            <wp:wrapThrough wrapText="bothSides">
              <wp:wrapPolygon edited="0">
                <wp:start x="0" y="0"/>
                <wp:lineTo x="0" y="21288"/>
                <wp:lineTo x="21510" y="21288"/>
                <wp:lineTo x="2151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1933445"/>
                    </a:xfrm>
                    <a:prstGeom prst="rect">
                      <a:avLst/>
                    </a:prstGeom>
                    <a:noFill/>
                    <a:ln>
                      <a:noFill/>
                    </a:ln>
                  </pic:spPr>
                </pic:pic>
              </a:graphicData>
            </a:graphic>
          </wp:anchor>
        </w:drawing>
      </w:r>
    </w:p>
    <w:p w:rsidR="000B4D7B" w:rsidRPr="00785F8E" w:rsidRDefault="000B4D7B" w:rsidP="00C3274B">
      <w:pPr>
        <w:pStyle w:val="ListParagraph"/>
        <w:keepNext/>
        <w:spacing w:after="120" w:line="240" w:lineRule="auto"/>
        <w:ind w:left="360"/>
        <w:jc w:val="both"/>
        <w:rPr>
          <w:rFonts w:ascii="Times New Roman" w:hAnsi="Times New Roman" w:cs="Times New Roman"/>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25289B" w:rsidRDefault="0025289B" w:rsidP="0025289B">
      <w:pPr>
        <w:pStyle w:val="Caption"/>
        <w:spacing w:after="240"/>
        <w:jc w:val="center"/>
        <w:rPr>
          <w:rFonts w:ascii="Times New Roman" w:hAnsi="Times New Roman" w:cs="Times New Roman"/>
          <w:b w:val="0"/>
          <w:bCs w:val="0"/>
          <w:color w:val="auto"/>
          <w:sz w:val="22"/>
          <w:szCs w:val="22"/>
        </w:rPr>
      </w:pPr>
      <w:bookmarkStart w:id="81" w:name="_Toc401785231"/>
    </w:p>
    <w:p w:rsidR="001F333D" w:rsidRPr="00785F8E" w:rsidRDefault="000B4D7B" w:rsidP="0025289B">
      <w:pPr>
        <w:pStyle w:val="Caption"/>
        <w:spacing w:after="240"/>
        <w:jc w:val="center"/>
        <w:rPr>
          <w:rFonts w:ascii="Times New Roman" w:hAnsi="Times New Roman" w:cs="Times New Roman"/>
          <w:b w:val="0"/>
          <w:bCs w:val="0"/>
          <w:color w:val="auto"/>
          <w:sz w:val="22"/>
          <w:szCs w:val="22"/>
        </w:rPr>
      </w:pPr>
      <w:proofErr w:type="gramStart"/>
      <w:r w:rsidRPr="00785F8E">
        <w:rPr>
          <w:rFonts w:ascii="Times New Roman" w:hAnsi="Times New Roman" w:cs="Times New Roman"/>
          <w:b w:val="0"/>
          <w:bCs w:val="0"/>
          <w:color w:val="auto"/>
          <w:sz w:val="22"/>
          <w:szCs w:val="22"/>
        </w:rPr>
        <w:t xml:space="preserve">Figure </w:t>
      </w:r>
      <w:r w:rsidR="00C019D2" w:rsidRPr="00785F8E">
        <w:rPr>
          <w:rFonts w:ascii="Times New Roman" w:hAnsi="Times New Roman" w:cs="Times New Roman"/>
          <w:b w:val="0"/>
          <w:bCs w:val="0"/>
          <w:color w:val="auto"/>
          <w:sz w:val="22"/>
          <w:szCs w:val="22"/>
        </w:rPr>
        <w:fldChar w:fldCharType="begin"/>
      </w:r>
      <w:r w:rsidR="003047C1" w:rsidRPr="00785F8E">
        <w:rPr>
          <w:rFonts w:ascii="Times New Roman" w:hAnsi="Times New Roman" w:cs="Times New Roman"/>
          <w:b w:val="0"/>
          <w:bCs w:val="0"/>
          <w:color w:val="auto"/>
          <w:sz w:val="22"/>
          <w:szCs w:val="22"/>
        </w:rPr>
        <w:instrText xml:space="preserve"> SEQ Figure \* ARABIC </w:instrText>
      </w:r>
      <w:r w:rsidR="00C019D2" w:rsidRPr="00785F8E">
        <w:rPr>
          <w:rFonts w:ascii="Times New Roman" w:hAnsi="Times New Roman" w:cs="Times New Roman"/>
          <w:b w:val="0"/>
          <w:bCs w:val="0"/>
          <w:color w:val="auto"/>
          <w:sz w:val="22"/>
          <w:szCs w:val="22"/>
        </w:rPr>
        <w:fldChar w:fldCharType="separate"/>
      </w:r>
      <w:ins w:id="82" w:author="Lahiru" w:date="2015-04-10T23:24:00Z">
        <w:r w:rsidR="00AE396D">
          <w:rPr>
            <w:rFonts w:ascii="Times New Roman" w:hAnsi="Times New Roman" w:cs="Times New Roman"/>
            <w:b w:val="0"/>
            <w:bCs w:val="0"/>
            <w:noProof/>
            <w:color w:val="auto"/>
            <w:sz w:val="22"/>
            <w:szCs w:val="22"/>
          </w:rPr>
          <w:t>2</w:t>
        </w:r>
      </w:ins>
      <w:del w:id="83" w:author="Lahiru" w:date="2015-04-10T23:24:00Z">
        <w:r w:rsidR="00242B71" w:rsidRPr="00785F8E" w:rsidDel="00AE396D">
          <w:rPr>
            <w:rFonts w:ascii="Times New Roman" w:hAnsi="Times New Roman" w:cs="Times New Roman"/>
            <w:b w:val="0"/>
            <w:bCs w:val="0"/>
            <w:noProof/>
            <w:color w:val="auto"/>
            <w:sz w:val="22"/>
            <w:szCs w:val="22"/>
          </w:rPr>
          <w:delText>1</w:delText>
        </w:r>
      </w:del>
      <w:r w:rsidR="00C019D2" w:rsidRPr="00785F8E">
        <w:rPr>
          <w:rFonts w:ascii="Times New Roman" w:hAnsi="Times New Roman" w:cs="Times New Roman"/>
          <w:b w:val="0"/>
          <w:bCs w:val="0"/>
          <w:color w:val="auto"/>
          <w:sz w:val="22"/>
          <w:szCs w:val="22"/>
        </w:rPr>
        <w:fldChar w:fldCharType="end"/>
      </w:r>
      <w:r w:rsidRPr="00785F8E">
        <w:rPr>
          <w:rFonts w:ascii="Times New Roman" w:hAnsi="Times New Roman" w:cs="Times New Roman"/>
          <w:b w:val="0"/>
          <w:bCs w:val="0"/>
          <w:color w:val="auto"/>
          <w:sz w:val="22"/>
          <w:szCs w:val="22"/>
        </w:rPr>
        <w:t>.</w:t>
      </w:r>
      <w:proofErr w:type="gramEnd"/>
      <w:r w:rsidRPr="00785F8E">
        <w:rPr>
          <w:rFonts w:ascii="Times New Roman" w:hAnsi="Times New Roman" w:cs="Times New Roman"/>
          <w:b w:val="0"/>
          <w:bCs w:val="0"/>
          <w:color w:val="auto"/>
          <w:sz w:val="22"/>
          <w:szCs w:val="22"/>
        </w:rPr>
        <w:t xml:space="preserve"> Four evaluation criteria </w:t>
      </w:r>
      <w:r w:rsidR="00C019D2" w:rsidRPr="00785F8E">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b w:val="0"/>
          <w:bCs w:val="0"/>
          <w:color w:val="auto"/>
          <w:sz w:val="22"/>
          <w:szCs w:val="22"/>
        </w:rPr>
        <w:instrText xml:space="preserve"> ADDIN EN.CITE </w:instrText>
      </w:r>
      <w:r w:rsidR="0096243D">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b w:val="0"/>
          <w:bCs w:val="0"/>
          <w:color w:val="auto"/>
          <w:sz w:val="22"/>
          <w:szCs w:val="22"/>
        </w:rPr>
        <w:instrText xml:space="preserve"> ADDIN EN.CITE.DATA </w:instrText>
      </w:r>
      <w:r w:rsidR="0096243D">
        <w:rPr>
          <w:rFonts w:ascii="Times New Roman" w:hAnsi="Times New Roman" w:cs="Times New Roman"/>
          <w:b w:val="0"/>
          <w:bCs w:val="0"/>
          <w:color w:val="auto"/>
          <w:sz w:val="22"/>
          <w:szCs w:val="22"/>
        </w:rPr>
      </w:r>
      <w:r w:rsidR="0096243D">
        <w:rPr>
          <w:rFonts w:ascii="Times New Roman" w:hAnsi="Times New Roman" w:cs="Times New Roman"/>
          <w:b w:val="0"/>
          <w:bCs w:val="0"/>
          <w:color w:val="auto"/>
          <w:sz w:val="22"/>
          <w:szCs w:val="22"/>
        </w:rPr>
        <w:fldChar w:fldCharType="end"/>
      </w:r>
      <w:r w:rsidR="00C019D2" w:rsidRPr="00785F8E">
        <w:rPr>
          <w:rFonts w:ascii="Times New Roman" w:hAnsi="Times New Roman" w:cs="Times New Roman"/>
          <w:b w:val="0"/>
          <w:bCs w:val="0"/>
          <w:color w:val="auto"/>
          <w:sz w:val="22"/>
          <w:szCs w:val="22"/>
        </w:rPr>
      </w:r>
      <w:r w:rsidR="00C019D2" w:rsidRPr="00785F8E">
        <w:rPr>
          <w:rFonts w:ascii="Times New Roman" w:hAnsi="Times New Roman" w:cs="Times New Roman"/>
          <w:b w:val="0"/>
          <w:bCs w:val="0"/>
          <w:color w:val="auto"/>
          <w:sz w:val="22"/>
          <w:szCs w:val="22"/>
        </w:rPr>
        <w:fldChar w:fldCharType="separate"/>
      </w:r>
      <w:bookmarkEnd w:id="81"/>
      <w:r w:rsidR="0096243D">
        <w:rPr>
          <w:rFonts w:ascii="Times New Roman" w:hAnsi="Times New Roman" w:cs="Times New Roman"/>
          <w:b w:val="0"/>
          <w:bCs w:val="0"/>
          <w:noProof/>
          <w:color w:val="auto"/>
          <w:sz w:val="22"/>
          <w:szCs w:val="22"/>
        </w:rPr>
        <w:t>(</w:t>
      </w:r>
      <w:hyperlink w:anchor="_ENREF_1" w:tooltip="Jiaxin, 2010 #17" w:history="1">
        <w:r w:rsidR="00B051DA">
          <w:rPr>
            <w:rFonts w:ascii="Times New Roman" w:hAnsi="Times New Roman" w:cs="Times New Roman"/>
            <w:b w:val="0"/>
            <w:bCs w:val="0"/>
            <w:noProof/>
            <w:color w:val="auto"/>
            <w:sz w:val="22"/>
            <w:szCs w:val="22"/>
          </w:rPr>
          <w:t>1</w:t>
        </w:r>
      </w:hyperlink>
      <w:r w:rsidR="0096243D">
        <w:rPr>
          <w:rFonts w:ascii="Times New Roman" w:hAnsi="Times New Roman" w:cs="Times New Roman"/>
          <w:b w:val="0"/>
          <w:bCs w:val="0"/>
          <w:noProof/>
          <w:color w:val="auto"/>
          <w:sz w:val="22"/>
          <w:szCs w:val="22"/>
        </w:rPr>
        <w:t>)</w:t>
      </w:r>
      <w:r w:rsidR="00C019D2" w:rsidRPr="00785F8E">
        <w:rPr>
          <w:rFonts w:ascii="Times New Roman" w:hAnsi="Times New Roman" w:cs="Times New Roman"/>
          <w:b w:val="0"/>
          <w:bCs w:val="0"/>
          <w:color w:val="auto"/>
          <w:sz w:val="22"/>
          <w:szCs w:val="22"/>
        </w:rPr>
        <w:fldChar w:fldCharType="end"/>
      </w:r>
    </w:p>
    <w:p w:rsidR="001F333D" w:rsidRPr="00785F8E" w:rsidRDefault="001F333D" w:rsidP="00C3274B">
      <w:pPr>
        <w:spacing w:after="120" w:line="240" w:lineRule="auto"/>
        <w:jc w:val="both"/>
        <w:rPr>
          <w:rFonts w:ascii="Times New Roman" w:hAnsi="Times New Roman" w:cs="Times New Roman"/>
        </w:rPr>
      </w:pPr>
    </w:p>
    <w:p w:rsidR="001F333D" w:rsidRPr="00785F8E" w:rsidRDefault="001F333D" w:rsidP="00C3274B">
      <w:pPr>
        <w:spacing w:after="120" w:line="240" w:lineRule="auto"/>
        <w:jc w:val="both"/>
        <w:rPr>
          <w:rFonts w:ascii="Times New Roman" w:hAnsi="Times New Roman" w:cs="Times New Roman"/>
        </w:rPr>
      </w:pPr>
    </w:p>
    <w:p w:rsidR="001F333D" w:rsidRPr="00785F8E" w:rsidRDefault="001F333D"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r w:rsidRPr="00785F8E">
        <w:rPr>
          <w:rFonts w:ascii="Times New Roman" w:hAnsi="Times New Roman" w:cs="Times New Roman"/>
          <w:noProof/>
        </w:rPr>
        <w:drawing>
          <wp:anchor distT="0" distB="0" distL="114300" distR="114300" simplePos="0" relativeHeight="251658240" behindDoc="1" locked="0" layoutInCell="1" allowOverlap="1" wp14:anchorId="0009B7AC" wp14:editId="0FD7F304">
            <wp:simplePos x="0" y="0"/>
            <wp:positionH relativeFrom="margin">
              <wp:align>center</wp:align>
            </wp:positionH>
            <wp:positionV relativeFrom="paragraph">
              <wp:posOffset>-753745</wp:posOffset>
            </wp:positionV>
            <wp:extent cx="4572000" cy="3397885"/>
            <wp:effectExtent l="0" t="0" r="0" b="0"/>
            <wp:wrapThrough wrapText="bothSides">
              <wp:wrapPolygon edited="0">
                <wp:start x="0" y="0"/>
                <wp:lineTo x="0" y="21434"/>
                <wp:lineTo x="21510" y="21434"/>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anchor>
        </w:drawing>
      </w: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pStyle w:val="Caption"/>
        <w:spacing w:after="120"/>
        <w:ind w:left="1080" w:firstLine="7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ind w:left="1080" w:firstLine="720"/>
        <w:jc w:val="both"/>
        <w:rPr>
          <w:rFonts w:ascii="Times New Roman" w:hAnsi="Times New Roman" w:cs="Times New Roman"/>
          <w:b w:val="0"/>
          <w:bCs w:val="0"/>
          <w:color w:val="auto"/>
          <w:sz w:val="22"/>
          <w:szCs w:val="22"/>
        </w:rPr>
      </w:pPr>
    </w:p>
    <w:p w:rsidR="00095DF3" w:rsidRDefault="00095DF3" w:rsidP="00EA0226">
      <w:pPr>
        <w:pStyle w:val="Caption"/>
        <w:spacing w:after="240"/>
        <w:ind w:left="1080" w:firstLine="720"/>
        <w:jc w:val="center"/>
        <w:rPr>
          <w:ins w:id="84" w:author="Lahiru" w:date="2015-04-11T00:19:00Z"/>
          <w:rFonts w:ascii="Times New Roman" w:hAnsi="Times New Roman" w:cs="Times New Roman"/>
          <w:b w:val="0"/>
          <w:bCs w:val="0"/>
          <w:color w:val="auto"/>
          <w:sz w:val="22"/>
          <w:szCs w:val="22"/>
        </w:rPr>
      </w:pPr>
      <w:bookmarkStart w:id="85" w:name="_Toc401785232"/>
      <w:proofErr w:type="gramStart"/>
      <w:r w:rsidRPr="00785F8E">
        <w:rPr>
          <w:rFonts w:ascii="Times New Roman" w:hAnsi="Times New Roman" w:cs="Times New Roman"/>
          <w:b w:val="0"/>
          <w:bCs w:val="0"/>
          <w:color w:val="auto"/>
          <w:sz w:val="22"/>
          <w:szCs w:val="22"/>
        </w:rPr>
        <w:t xml:space="preserve">Figure </w:t>
      </w:r>
      <w:r w:rsidR="00C019D2" w:rsidRPr="00785F8E">
        <w:rPr>
          <w:rFonts w:ascii="Times New Roman" w:hAnsi="Times New Roman" w:cs="Times New Roman"/>
          <w:b w:val="0"/>
          <w:bCs w:val="0"/>
          <w:color w:val="auto"/>
          <w:sz w:val="22"/>
          <w:szCs w:val="22"/>
        </w:rPr>
        <w:fldChar w:fldCharType="begin"/>
      </w:r>
      <w:r w:rsidR="003047C1" w:rsidRPr="00785F8E">
        <w:rPr>
          <w:rFonts w:ascii="Times New Roman" w:hAnsi="Times New Roman" w:cs="Times New Roman"/>
          <w:b w:val="0"/>
          <w:bCs w:val="0"/>
          <w:color w:val="auto"/>
          <w:sz w:val="22"/>
          <w:szCs w:val="22"/>
        </w:rPr>
        <w:instrText xml:space="preserve"> SEQ Figure \* ARABIC </w:instrText>
      </w:r>
      <w:r w:rsidR="00C019D2" w:rsidRPr="00785F8E">
        <w:rPr>
          <w:rFonts w:ascii="Times New Roman" w:hAnsi="Times New Roman" w:cs="Times New Roman"/>
          <w:b w:val="0"/>
          <w:bCs w:val="0"/>
          <w:color w:val="auto"/>
          <w:sz w:val="22"/>
          <w:szCs w:val="22"/>
        </w:rPr>
        <w:fldChar w:fldCharType="separate"/>
      </w:r>
      <w:ins w:id="86" w:author="Lahiru" w:date="2015-04-10T23:24:00Z">
        <w:r w:rsidR="00AE396D">
          <w:rPr>
            <w:rFonts w:ascii="Times New Roman" w:hAnsi="Times New Roman" w:cs="Times New Roman"/>
            <w:b w:val="0"/>
            <w:bCs w:val="0"/>
            <w:noProof/>
            <w:color w:val="auto"/>
            <w:sz w:val="22"/>
            <w:szCs w:val="22"/>
          </w:rPr>
          <w:t>3</w:t>
        </w:r>
      </w:ins>
      <w:del w:id="87" w:author="Lahiru" w:date="2015-04-10T23:24:00Z">
        <w:r w:rsidR="00242B71" w:rsidRPr="00785F8E" w:rsidDel="00AE396D">
          <w:rPr>
            <w:rFonts w:ascii="Times New Roman" w:hAnsi="Times New Roman" w:cs="Times New Roman"/>
            <w:b w:val="0"/>
            <w:bCs w:val="0"/>
            <w:noProof/>
            <w:color w:val="auto"/>
            <w:sz w:val="22"/>
            <w:szCs w:val="22"/>
          </w:rPr>
          <w:delText>2</w:delText>
        </w:r>
      </w:del>
      <w:r w:rsidR="00C019D2" w:rsidRPr="00785F8E">
        <w:rPr>
          <w:rFonts w:ascii="Times New Roman" w:hAnsi="Times New Roman" w:cs="Times New Roman"/>
          <w:b w:val="0"/>
          <w:bCs w:val="0"/>
          <w:color w:val="auto"/>
          <w:sz w:val="22"/>
          <w:szCs w:val="22"/>
        </w:rPr>
        <w:fldChar w:fldCharType="end"/>
      </w:r>
      <w:r w:rsidRPr="00785F8E">
        <w:rPr>
          <w:rFonts w:ascii="Times New Roman" w:hAnsi="Times New Roman" w:cs="Times New Roman"/>
          <w:b w:val="0"/>
          <w:bCs w:val="0"/>
          <w:color w:val="auto"/>
          <w:sz w:val="22"/>
          <w:szCs w:val="22"/>
        </w:rPr>
        <w:t>.</w:t>
      </w:r>
      <w:proofErr w:type="gramEnd"/>
      <w:r w:rsidRPr="00785F8E">
        <w:rPr>
          <w:rFonts w:ascii="Times New Roman" w:hAnsi="Times New Roman" w:cs="Times New Roman"/>
          <w:b w:val="0"/>
          <w:bCs w:val="0"/>
          <w:color w:val="auto"/>
          <w:sz w:val="22"/>
          <w:szCs w:val="22"/>
        </w:rPr>
        <w:t xml:space="preserve"> </w:t>
      </w:r>
      <w:commentRangeStart w:id="88"/>
      <w:r w:rsidRPr="00785F8E">
        <w:rPr>
          <w:rFonts w:ascii="Times New Roman" w:hAnsi="Times New Roman" w:cs="Times New Roman"/>
          <w:b w:val="0"/>
          <w:bCs w:val="0"/>
          <w:color w:val="auto"/>
          <w:sz w:val="22"/>
          <w:szCs w:val="22"/>
        </w:rPr>
        <w:t xml:space="preserve">Performance of the 7 approaches </w:t>
      </w:r>
      <w:r w:rsidR="00C019D2" w:rsidRPr="00785F8E">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b w:val="0"/>
          <w:bCs w:val="0"/>
          <w:color w:val="auto"/>
          <w:sz w:val="22"/>
          <w:szCs w:val="22"/>
        </w:rPr>
        <w:instrText xml:space="preserve"> ADDIN EN.CITE </w:instrText>
      </w:r>
      <w:r w:rsidR="0096243D">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b w:val="0"/>
          <w:bCs w:val="0"/>
          <w:color w:val="auto"/>
          <w:sz w:val="22"/>
          <w:szCs w:val="22"/>
        </w:rPr>
        <w:instrText xml:space="preserve"> ADDIN EN.CITE.DATA </w:instrText>
      </w:r>
      <w:r w:rsidR="0096243D">
        <w:rPr>
          <w:rFonts w:ascii="Times New Roman" w:hAnsi="Times New Roman" w:cs="Times New Roman"/>
          <w:b w:val="0"/>
          <w:bCs w:val="0"/>
          <w:color w:val="auto"/>
          <w:sz w:val="22"/>
          <w:szCs w:val="22"/>
        </w:rPr>
      </w:r>
      <w:r w:rsidR="0096243D">
        <w:rPr>
          <w:rFonts w:ascii="Times New Roman" w:hAnsi="Times New Roman" w:cs="Times New Roman"/>
          <w:b w:val="0"/>
          <w:bCs w:val="0"/>
          <w:color w:val="auto"/>
          <w:sz w:val="22"/>
          <w:szCs w:val="22"/>
        </w:rPr>
        <w:fldChar w:fldCharType="end"/>
      </w:r>
      <w:r w:rsidR="00C019D2" w:rsidRPr="00785F8E">
        <w:rPr>
          <w:rFonts w:ascii="Times New Roman" w:hAnsi="Times New Roman" w:cs="Times New Roman"/>
          <w:b w:val="0"/>
          <w:bCs w:val="0"/>
          <w:color w:val="auto"/>
          <w:sz w:val="22"/>
          <w:szCs w:val="22"/>
        </w:rPr>
      </w:r>
      <w:r w:rsidR="00C019D2" w:rsidRPr="00785F8E">
        <w:rPr>
          <w:rFonts w:ascii="Times New Roman" w:hAnsi="Times New Roman" w:cs="Times New Roman"/>
          <w:b w:val="0"/>
          <w:bCs w:val="0"/>
          <w:color w:val="auto"/>
          <w:sz w:val="22"/>
          <w:szCs w:val="22"/>
        </w:rPr>
        <w:fldChar w:fldCharType="separate"/>
      </w:r>
      <w:bookmarkEnd w:id="85"/>
      <w:r w:rsidR="0096243D">
        <w:rPr>
          <w:rFonts w:ascii="Times New Roman" w:hAnsi="Times New Roman" w:cs="Times New Roman"/>
          <w:b w:val="0"/>
          <w:bCs w:val="0"/>
          <w:noProof/>
          <w:color w:val="auto"/>
          <w:sz w:val="22"/>
          <w:szCs w:val="22"/>
        </w:rPr>
        <w:t>(</w:t>
      </w:r>
      <w:hyperlink w:anchor="_ENREF_1" w:tooltip="Jiaxin, 2010 #17" w:history="1">
        <w:r w:rsidR="00B051DA">
          <w:rPr>
            <w:rFonts w:ascii="Times New Roman" w:hAnsi="Times New Roman" w:cs="Times New Roman"/>
            <w:b w:val="0"/>
            <w:bCs w:val="0"/>
            <w:noProof/>
            <w:color w:val="auto"/>
            <w:sz w:val="22"/>
            <w:szCs w:val="22"/>
          </w:rPr>
          <w:t>1</w:t>
        </w:r>
      </w:hyperlink>
      <w:r w:rsidR="0096243D">
        <w:rPr>
          <w:rFonts w:ascii="Times New Roman" w:hAnsi="Times New Roman" w:cs="Times New Roman"/>
          <w:b w:val="0"/>
          <w:bCs w:val="0"/>
          <w:noProof/>
          <w:color w:val="auto"/>
          <w:sz w:val="22"/>
          <w:szCs w:val="22"/>
        </w:rPr>
        <w:t>)</w:t>
      </w:r>
      <w:r w:rsidR="00C019D2" w:rsidRPr="00785F8E">
        <w:rPr>
          <w:rFonts w:ascii="Times New Roman" w:hAnsi="Times New Roman" w:cs="Times New Roman"/>
          <w:b w:val="0"/>
          <w:bCs w:val="0"/>
          <w:color w:val="auto"/>
          <w:sz w:val="22"/>
          <w:szCs w:val="22"/>
        </w:rPr>
        <w:fldChar w:fldCharType="end"/>
      </w:r>
      <w:commentRangeEnd w:id="88"/>
      <w:r w:rsidR="00C16107">
        <w:rPr>
          <w:rStyle w:val="CommentReference"/>
          <w:b w:val="0"/>
          <w:bCs w:val="0"/>
          <w:color w:val="auto"/>
        </w:rPr>
        <w:commentReference w:id="88"/>
      </w:r>
    </w:p>
    <w:p w:rsidR="001719A6" w:rsidRPr="00446AF0" w:rsidRDefault="001524BD">
      <w:pPr>
        <w:rPr>
          <w:b/>
          <w:bCs/>
          <w:rPrChange w:id="89" w:author="Lahiru" w:date="2015-04-11T11:16:00Z">
            <w:rPr>
              <w:rFonts w:ascii="Times New Roman" w:hAnsi="Times New Roman" w:cs="Times New Roman"/>
              <w:b w:val="0"/>
              <w:bCs w:val="0"/>
              <w:color w:val="auto"/>
              <w:sz w:val="22"/>
              <w:szCs w:val="22"/>
            </w:rPr>
          </w:rPrChange>
        </w:rPr>
        <w:pPrChange w:id="90" w:author="Lahiru" w:date="2015-04-11T00:19:00Z">
          <w:pPr>
            <w:pStyle w:val="Caption"/>
            <w:spacing w:after="240"/>
            <w:ind w:left="1080" w:firstLine="720"/>
            <w:jc w:val="center"/>
          </w:pPr>
        </w:pPrChange>
      </w:pPr>
      <w:proofErr w:type="spellStart"/>
      <w:ins w:id="91" w:author="Lahiru" w:date="2015-04-11T10:56:00Z">
        <w:r>
          <w:rPr>
            <w:b/>
            <w:bCs/>
          </w:rPr>
          <w:t>Acording</w:t>
        </w:r>
        <w:proofErr w:type="spellEnd"/>
        <w:r>
          <w:rPr>
            <w:b/>
            <w:bCs/>
          </w:rPr>
          <w:t xml:space="preserve"> to the results, all the classifiers are </w:t>
        </w:r>
      </w:ins>
      <w:ins w:id="92" w:author="Lahiru" w:date="2015-04-11T11:03:00Z">
        <w:r w:rsidR="002C259E">
          <w:rPr>
            <w:b/>
            <w:bCs/>
          </w:rPr>
          <w:t>performing</w:t>
        </w:r>
      </w:ins>
      <w:ins w:id="93" w:author="Lahiru" w:date="2015-04-11T10:57:00Z">
        <w:r>
          <w:rPr>
            <w:b/>
            <w:bCs/>
          </w:rPr>
          <w:t xml:space="preserve"> well in disease </w:t>
        </w:r>
        <w:proofErr w:type="spellStart"/>
        <w:r>
          <w:rPr>
            <w:b/>
            <w:bCs/>
          </w:rPr>
          <w:t>nsSNPSs</w:t>
        </w:r>
        <w:proofErr w:type="spellEnd"/>
        <w:r>
          <w:rPr>
            <w:b/>
            <w:bCs/>
          </w:rPr>
          <w:t xml:space="preserve"> </w:t>
        </w:r>
      </w:ins>
      <w:ins w:id="94" w:author="Lahiru" w:date="2015-04-11T10:58:00Z">
        <w:r>
          <w:rPr>
            <w:b/>
            <w:bCs/>
          </w:rPr>
          <w:t>against</w:t>
        </w:r>
      </w:ins>
      <w:ins w:id="95" w:author="Lahiru" w:date="2015-04-11T10:57:00Z">
        <w:r>
          <w:rPr>
            <w:b/>
            <w:bCs/>
          </w:rPr>
          <w:t xml:space="preserve"> </w:t>
        </w:r>
      </w:ins>
      <w:ins w:id="96" w:author="Lahiru" w:date="2015-04-11T11:07:00Z">
        <w:r w:rsidR="002C259E">
          <w:rPr>
            <w:b/>
            <w:bCs/>
          </w:rPr>
          <w:t>natural</w:t>
        </w:r>
      </w:ins>
      <w:ins w:id="97" w:author="Lahiru" w:date="2015-04-11T10:58:00Z">
        <w:r w:rsidR="002C259E">
          <w:rPr>
            <w:b/>
            <w:bCs/>
          </w:rPr>
          <w:t xml:space="preserve"> </w:t>
        </w:r>
        <w:proofErr w:type="spellStart"/>
        <w:r w:rsidR="002C259E">
          <w:rPr>
            <w:b/>
            <w:bCs/>
          </w:rPr>
          <w:t>nsSNPs</w:t>
        </w:r>
      </w:ins>
      <w:proofErr w:type="spellEnd"/>
      <w:ins w:id="98" w:author="Lahiru" w:date="2015-04-11T11:07:00Z">
        <w:r w:rsidR="002C259E">
          <w:rPr>
            <w:b/>
            <w:bCs/>
          </w:rPr>
          <w:t xml:space="preserve">, because </w:t>
        </w:r>
      </w:ins>
      <w:ins w:id="99" w:author="Lahiru" w:date="2015-04-11T11:11:00Z">
        <w:r w:rsidR="002C259E">
          <w:rPr>
            <w:b/>
            <w:bCs/>
          </w:rPr>
          <w:t>when comparing four evaluation criteria</w:t>
        </w:r>
      </w:ins>
      <w:ins w:id="100" w:author="Lahiru" w:date="2015-04-11T11:12:00Z">
        <w:r w:rsidR="002C259E">
          <w:rPr>
            <w:b/>
            <w:bCs/>
          </w:rPr>
          <w:t xml:space="preserve"> of these classifiers</w:t>
        </w:r>
      </w:ins>
      <w:ins w:id="101" w:author="Lahiru" w:date="2015-04-11T11:11:00Z">
        <w:r w:rsidR="002C259E">
          <w:rPr>
            <w:b/>
            <w:bCs/>
          </w:rPr>
          <w:t xml:space="preserve"> there </w:t>
        </w:r>
        <w:r w:rsidR="002C259E">
          <w:rPr>
            <w:b/>
            <w:bCs/>
          </w:rPr>
          <w:lastRenderedPageBreak/>
          <w:t xml:space="preserve">are significant </w:t>
        </w:r>
      </w:ins>
      <w:ins w:id="102" w:author="Lahiru" w:date="2015-04-11T11:12:00Z">
        <w:r w:rsidR="002C259E">
          <w:rPr>
            <w:b/>
            <w:bCs/>
          </w:rPr>
          <w:t>different</w:t>
        </w:r>
      </w:ins>
      <w:ins w:id="103" w:author="Lahiru" w:date="2015-04-11T11:11:00Z">
        <w:r w:rsidR="002C259E">
          <w:rPr>
            <w:b/>
            <w:bCs/>
          </w:rPr>
          <w:t xml:space="preserve"> </w:t>
        </w:r>
      </w:ins>
      <w:ins w:id="104" w:author="Lahiru" w:date="2015-04-11T11:12:00Z">
        <w:r w:rsidR="002C259E">
          <w:rPr>
            <w:b/>
            <w:bCs/>
          </w:rPr>
          <w:t>from the random situations.</w:t>
        </w:r>
        <w:r w:rsidR="00446AF0">
          <w:rPr>
            <w:b/>
            <w:bCs/>
          </w:rPr>
          <w:t xml:space="preserve"> The results of the </w:t>
        </w:r>
      </w:ins>
      <w:ins w:id="105" w:author="Lahiru" w:date="2015-04-11T11:14:00Z">
        <w:r w:rsidR="00446AF0">
          <w:rPr>
            <w:b/>
            <w:bCs/>
          </w:rPr>
          <w:t>decision</w:t>
        </w:r>
      </w:ins>
      <w:ins w:id="106" w:author="Lahiru" w:date="2015-04-11T11:12:00Z">
        <w:r w:rsidR="00446AF0">
          <w:rPr>
            <w:b/>
            <w:bCs/>
          </w:rPr>
          <w:t xml:space="preserve"> </w:t>
        </w:r>
      </w:ins>
      <w:ins w:id="107" w:author="Lahiru" w:date="2015-04-11T11:14:00Z">
        <w:r w:rsidR="00446AF0">
          <w:rPr>
            <w:b/>
            <w:bCs/>
          </w:rPr>
          <w:t>tree more distinguished than the other ensemble classifiers</w:t>
        </w:r>
      </w:ins>
      <w:ins w:id="108" w:author="Lahiru" w:date="2015-04-11T11:18:00Z">
        <w:r w:rsidR="00446AF0">
          <w:rPr>
            <w:b/>
            <w:bCs/>
          </w:rPr>
          <w:t xml:space="preserve">, because the BER of the decision tree is higher than other </w:t>
        </w:r>
      </w:ins>
      <w:ins w:id="109" w:author="Lahiru" w:date="2015-04-11T11:19:00Z">
        <w:r w:rsidR="00446AF0">
          <w:rPr>
            <w:b/>
            <w:bCs/>
          </w:rPr>
          <w:t xml:space="preserve">classifiers and  </w:t>
        </w:r>
      </w:ins>
      <w:ins w:id="110" w:author="Lahiru" w:date="2015-04-11T11:15:00Z">
        <w:r w:rsidR="00446AF0">
          <w:rPr>
            <w:b/>
            <w:bCs/>
          </w:rPr>
          <w:t xml:space="preserve"> The best arrangement of the 7 classifiers are </w:t>
        </w:r>
        <w:proofErr w:type="spellStart"/>
        <w:r w:rsidR="00446AF0">
          <w:rPr>
            <w:b/>
            <w:bCs/>
          </w:rPr>
          <w:t>LogitBoost</w:t>
        </w:r>
        <w:proofErr w:type="spellEnd"/>
        <w:r w:rsidR="00446AF0">
          <w:rPr>
            <w:b/>
            <w:bCs/>
          </w:rPr>
          <w:t xml:space="preserve"> &gt; Random forest &gt; SVM &gt; </w:t>
        </w:r>
        <w:proofErr w:type="spellStart"/>
        <w:r w:rsidR="00446AF0">
          <w:rPr>
            <w:b/>
            <w:bCs/>
          </w:rPr>
          <w:t>Adaboost</w:t>
        </w:r>
        <w:proofErr w:type="spellEnd"/>
        <w:r w:rsidR="00446AF0">
          <w:rPr>
            <w:b/>
            <w:bCs/>
          </w:rPr>
          <w:t xml:space="preserve"> &gt; Stochastic gradient regression &gt; L</w:t>
        </w:r>
        <w:r w:rsidR="00446AF0" w:rsidRPr="00446AF0">
          <w:rPr>
            <w:b/>
            <w:bCs/>
            <w:vertAlign w:val="subscript"/>
            <w:rPrChange w:id="111" w:author="Lahiru" w:date="2015-04-11T11:16:00Z">
              <w:rPr>
                <w:b w:val="0"/>
                <w:bCs w:val="0"/>
              </w:rPr>
            </w:rPrChange>
          </w:rPr>
          <w:t>2</w:t>
        </w:r>
      </w:ins>
      <w:ins w:id="112" w:author="Lahiru" w:date="2015-04-11T11:16:00Z">
        <w:r w:rsidR="00446AF0">
          <w:rPr>
            <w:b/>
            <w:bCs/>
          </w:rPr>
          <w:t>boosting</w:t>
        </w:r>
      </w:ins>
      <w:ins w:id="113" w:author="Lahiru" w:date="2015-04-11T11:23:00Z">
        <w:r w:rsidR="00446AF0">
          <w:rPr>
            <w:b/>
            <w:bCs/>
          </w:rPr>
          <w:t xml:space="preserve"> </w:t>
        </w:r>
      </w:ins>
      <w:r w:rsidR="00446AF0">
        <w:rPr>
          <w:b/>
          <w:bCs/>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446AF0">
        <w:rPr>
          <w:b/>
          <w:bCs/>
        </w:rPr>
        <w:instrText xml:space="preserve"> ADDIN EN.CITE </w:instrText>
      </w:r>
      <w:r w:rsidR="00446AF0">
        <w:rPr>
          <w:b/>
          <w:bCs/>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446AF0">
        <w:rPr>
          <w:b/>
          <w:bCs/>
        </w:rPr>
        <w:instrText xml:space="preserve"> ADDIN EN.CITE.DATA </w:instrText>
      </w:r>
      <w:r w:rsidR="00446AF0">
        <w:rPr>
          <w:b/>
          <w:bCs/>
        </w:rPr>
      </w:r>
      <w:r w:rsidR="00446AF0">
        <w:rPr>
          <w:b/>
          <w:bCs/>
        </w:rPr>
        <w:fldChar w:fldCharType="end"/>
      </w:r>
      <w:r w:rsidR="00446AF0">
        <w:rPr>
          <w:b/>
          <w:bCs/>
        </w:rPr>
        <w:fldChar w:fldCharType="separate"/>
      </w:r>
      <w:r w:rsidR="00446AF0">
        <w:rPr>
          <w:b/>
          <w:bCs/>
          <w:noProof/>
        </w:rPr>
        <w:t>(</w:t>
      </w:r>
      <w:r w:rsidR="00B051DA">
        <w:rPr>
          <w:b/>
          <w:bCs/>
          <w:noProof/>
        </w:rPr>
        <w:fldChar w:fldCharType="begin"/>
      </w:r>
      <w:r w:rsidR="00B051DA">
        <w:rPr>
          <w:b/>
          <w:bCs/>
          <w:noProof/>
        </w:rPr>
        <w:instrText xml:space="preserve"> HYPERLINK \l "_ENREF_1" \o "Jiaxin, 2010 #17" </w:instrText>
      </w:r>
      <w:r w:rsidR="00B051DA">
        <w:rPr>
          <w:b/>
          <w:bCs/>
          <w:noProof/>
        </w:rPr>
      </w:r>
      <w:r w:rsidR="00B051DA">
        <w:rPr>
          <w:b/>
          <w:bCs/>
          <w:noProof/>
        </w:rPr>
        <w:fldChar w:fldCharType="separate"/>
      </w:r>
      <w:r w:rsidR="00B051DA">
        <w:rPr>
          <w:b/>
          <w:bCs/>
          <w:noProof/>
        </w:rPr>
        <w:t>1</w:t>
      </w:r>
      <w:r w:rsidR="00B051DA">
        <w:rPr>
          <w:b/>
          <w:bCs/>
          <w:noProof/>
        </w:rPr>
        <w:fldChar w:fldCharType="end"/>
      </w:r>
      <w:r w:rsidR="00446AF0">
        <w:rPr>
          <w:b/>
          <w:bCs/>
          <w:noProof/>
        </w:rPr>
        <w:t>)</w:t>
      </w:r>
      <w:r w:rsidR="00446AF0">
        <w:rPr>
          <w:b/>
          <w:bCs/>
        </w:rPr>
        <w:fldChar w:fldCharType="end"/>
      </w:r>
      <w:ins w:id="114" w:author="Lahiru" w:date="2015-04-11T11:16:00Z">
        <w:r w:rsidR="00446AF0">
          <w:rPr>
            <w:b/>
            <w:bCs/>
          </w:rPr>
          <w:t>.</w:t>
        </w:r>
      </w:ins>
    </w:p>
    <w:p w:rsidR="00BD21C8" w:rsidRPr="00785F8E" w:rsidRDefault="00B051DA" w:rsidP="00C3274B">
      <w:pPr>
        <w:spacing w:after="120" w:line="240" w:lineRule="auto"/>
        <w:jc w:val="both"/>
        <w:rPr>
          <w:rFonts w:ascii="Times New Roman" w:hAnsi="Times New Roman" w:cs="Times New Roman"/>
        </w:rPr>
      </w:pPr>
      <w:hyperlink w:anchor="_ENREF_14" w:tooltip="Rui, 2011 #5" w:history="1">
        <w:r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Rui and Jiaxin (14)</w:t>
        </w:r>
        <w:r w:rsidRPr="00785F8E">
          <w:rPr>
            <w:rFonts w:ascii="Times New Roman" w:hAnsi="Times New Roman" w:cs="Times New Roman"/>
          </w:rPr>
          <w:fldChar w:fldCharType="end"/>
        </w:r>
      </w:hyperlink>
      <w:commentRangeStart w:id="115"/>
      <w:r w:rsidR="0031290E" w:rsidRPr="00785F8E">
        <w:rPr>
          <w:rFonts w:ascii="Times New Roman" w:hAnsi="Times New Roman" w:cs="Times New Roman"/>
        </w:rPr>
        <w:t xml:space="preserve"> Explains different approach to find </w:t>
      </w:r>
      <w:proofErr w:type="spellStart"/>
      <w:r w:rsidR="0031290E" w:rsidRPr="00785F8E">
        <w:rPr>
          <w:rFonts w:ascii="Times New Roman" w:hAnsi="Times New Roman" w:cs="Times New Roman"/>
        </w:rPr>
        <w:t>nsSNPs</w:t>
      </w:r>
      <w:proofErr w:type="spellEnd"/>
      <w:r w:rsidR="0031290E" w:rsidRPr="00785F8E">
        <w:rPr>
          <w:rFonts w:ascii="Times New Roman" w:hAnsi="Times New Roman" w:cs="Times New Roman"/>
        </w:rPr>
        <w:t xml:space="preserve"> associated with disease.</w:t>
      </w:r>
      <w:r w:rsidR="00F46648" w:rsidRPr="00785F8E">
        <w:rPr>
          <w:rFonts w:ascii="Times New Roman" w:hAnsi="Times New Roman" w:cs="Times New Roman"/>
        </w:rPr>
        <w:t xml:space="preserve">  The method is </w:t>
      </w:r>
      <w:proofErr w:type="spellStart"/>
      <w:r w:rsidR="00F46648" w:rsidRPr="00785F8E">
        <w:rPr>
          <w:rFonts w:ascii="Times New Roman" w:hAnsi="Times New Roman" w:cs="Times New Roman"/>
        </w:rPr>
        <w:t>priotizie</w:t>
      </w:r>
      <w:proofErr w:type="spellEnd"/>
      <w:r w:rsidR="00F46648" w:rsidRPr="00785F8E">
        <w:rPr>
          <w:rFonts w:ascii="Times New Roman" w:hAnsi="Times New Roman" w:cs="Times New Roman"/>
        </w:rPr>
        <w:t xml:space="preserve"> candidate </w:t>
      </w:r>
      <w:proofErr w:type="spellStart"/>
      <w:r w:rsidR="00F46648" w:rsidRPr="00785F8E">
        <w:rPr>
          <w:rFonts w:ascii="Times New Roman" w:hAnsi="Times New Roman" w:cs="Times New Roman"/>
        </w:rPr>
        <w:t>nsSNPs</w:t>
      </w:r>
      <w:proofErr w:type="spellEnd"/>
      <w:r w:rsidR="00F46648" w:rsidRPr="00785F8E">
        <w:rPr>
          <w:rFonts w:ascii="Times New Roman" w:hAnsi="Times New Roman" w:cs="Times New Roman"/>
        </w:rPr>
        <w:t xml:space="preserve"> depends on the integrated use of two sequence </w:t>
      </w:r>
      <w:r w:rsidR="00EB49F4" w:rsidRPr="00785F8E">
        <w:rPr>
          <w:rFonts w:ascii="Times New Roman" w:hAnsi="Times New Roman" w:cs="Times New Roman"/>
        </w:rPr>
        <w:t>conservation</w:t>
      </w:r>
      <w:r w:rsidR="00291280" w:rsidRPr="00785F8E">
        <w:rPr>
          <w:rFonts w:ascii="Times New Roman" w:hAnsi="Times New Roman" w:cs="Times New Roman"/>
        </w:rPr>
        <w:t xml:space="preserve"> features and a domain-domain </w:t>
      </w:r>
      <w:r w:rsidR="00EB49F4" w:rsidRPr="00785F8E">
        <w:rPr>
          <w:rFonts w:ascii="Times New Roman" w:hAnsi="Times New Roman" w:cs="Times New Roman"/>
        </w:rPr>
        <w:t>interaction</w:t>
      </w:r>
      <w:r w:rsidR="00291280" w:rsidRPr="00785F8E">
        <w:rPr>
          <w:rFonts w:ascii="Times New Roman" w:hAnsi="Times New Roman" w:cs="Times New Roman"/>
        </w:rPr>
        <w:t xml:space="preserve"> network.</w:t>
      </w:r>
      <w:r w:rsidR="00B32C4C" w:rsidRPr="00785F8E">
        <w:rPr>
          <w:rFonts w:ascii="Times New Roman" w:hAnsi="Times New Roman" w:cs="Times New Roman"/>
        </w:rPr>
        <w:t xml:space="preserve"> In order to predict possible effects of </w:t>
      </w:r>
      <w:proofErr w:type="spellStart"/>
      <w:r w:rsidR="00B32C4C" w:rsidRPr="00785F8E">
        <w:rPr>
          <w:rFonts w:ascii="Times New Roman" w:hAnsi="Times New Roman" w:cs="Times New Roman"/>
        </w:rPr>
        <w:t>nsSNPs</w:t>
      </w:r>
      <w:proofErr w:type="spellEnd"/>
      <w:r w:rsidR="00B32C4C" w:rsidRPr="00785F8E">
        <w:rPr>
          <w:rFonts w:ascii="Times New Roman" w:hAnsi="Times New Roman" w:cs="Times New Roman"/>
        </w:rPr>
        <w:t xml:space="preserve">, bioinformatics method such as </w:t>
      </w:r>
      <w:proofErr w:type="spellStart"/>
      <w:r w:rsidR="00B32C4C" w:rsidRPr="00785F8E">
        <w:rPr>
          <w:rFonts w:ascii="Times New Roman" w:hAnsi="Times New Roman" w:cs="Times New Roman"/>
        </w:rPr>
        <w:t>PolyPhen</w:t>
      </w:r>
      <w:proofErr w:type="spellEnd"/>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&lt;EndNote&gt;&lt;Cite&gt;&lt;Author&gt;Ramensky&lt;/Author&gt;&lt;Year&gt;2002&lt;/Year&gt;&lt;RecNum&gt;25&lt;/RecNum&gt;&lt;DisplayText&gt;(15)&lt;/DisplayText&gt;&lt;record&gt;&lt;rec-number&gt;25&lt;/rec-number&gt;&lt;foreign-keys&gt;&lt;key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w:instrText>
      </w:r>
      <w:r w:rsidR="0096243D">
        <w:rPr>
          <w:rFonts w:ascii="Cambria Math" w:hAnsi="Cambria Math" w:cs="Cambria Math"/>
        </w:rPr>
        <w:instrText>‐</w:instrText>
      </w:r>
      <w:r w:rsidR="0096243D">
        <w:rPr>
          <w:rFonts w:ascii="Times New Roman" w:hAnsi="Times New Roman" w:cs="Times New Roman"/>
        </w:rPr>
        <w:instrText>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url&gt;http://nar.oxfordjournals.org/content/30/17/3894.full.pdf&lt;/url&gt;&lt;/related-urls&gt;&lt;/urls&gt;&lt;electronic-resource-num&gt;10.1093/nar/gkf493&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5" w:tooltip="Ramensky, 2002 #25" w:history="1">
        <w:r>
          <w:rPr>
            <w:rFonts w:ascii="Times New Roman" w:hAnsi="Times New Roman" w:cs="Times New Roman"/>
            <w:noProof/>
          </w:rPr>
          <w:t>15</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607BA1" w:rsidRPr="00785F8E">
        <w:rPr>
          <w:rFonts w:ascii="Times New Roman" w:hAnsi="Times New Roman" w:cs="Times New Roman"/>
        </w:rPr>
        <w:t xml:space="preserve">, SIFT </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&lt;EndNote&gt;&lt;Cite&gt;&lt;Author&gt;Ng&lt;/Author&gt;&lt;Year&gt;2003&lt;/Year&gt;&lt;RecNum&gt;26&lt;/RecNum&gt;&lt;DisplayText&gt;(16)&lt;/DisplayText&gt;&lt;record&gt;&lt;rec-number&gt;26&lt;/rec-number&gt;&lt;foreign-keys&gt;&lt;key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url&gt;http://nar.oxfordjournals.org/content/31/13/3812.full.pdf&lt;/url&gt;&lt;/related-urls&gt;&lt;/urls&gt;&lt;electronic-resource-num&gt;10.1093/nar/gkg509&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6" w:tooltip="Ng, 2003 #26" w:history="1">
        <w:r>
          <w:rPr>
            <w:rFonts w:ascii="Times New Roman" w:hAnsi="Times New Roman" w:cs="Times New Roman"/>
            <w:noProof/>
          </w:rPr>
          <w:t>16</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607BA1" w:rsidRPr="00785F8E">
        <w:rPr>
          <w:rFonts w:ascii="Times New Roman" w:hAnsi="Times New Roman" w:cs="Times New Roman"/>
        </w:rPr>
        <w:t xml:space="preserve">, KBAC </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&lt;EndNote&gt;&lt;Cite&gt;&lt;Author&gt;Liu&lt;/Author&gt;&lt;Year&gt;2010&lt;/Year&gt;&lt;RecNum&gt;27&lt;/RecNum&gt;&lt;DisplayText&gt;(17)&lt;/DisplayText&gt;&lt;record&gt;&lt;rec-number&gt;27&lt;/rec-number&gt;&lt;foreign-keys&gt;&lt;key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url&gt;http://www.plosgenetics.org/article/fetchObject.action?uri=info%3Adoi%2F10.1371%2Fjournal.pgen.1001156&amp;amp;representation=PDF&lt;/url&gt;&lt;/related-urls&gt;&lt;/urls&gt;&lt;electronic-resource-num&gt;10.1371/journal.pgen.1001156&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7" w:tooltip="Liu, 2010 #27" w:history="1">
        <w:r>
          <w:rPr>
            <w:rFonts w:ascii="Times New Roman" w:hAnsi="Times New Roman" w:cs="Times New Roman"/>
            <w:noProof/>
          </w:rPr>
          <w:t>17</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607BA1" w:rsidRPr="00785F8E">
        <w:rPr>
          <w:rFonts w:ascii="Times New Roman" w:hAnsi="Times New Roman" w:cs="Times New Roman"/>
        </w:rPr>
        <w:t xml:space="preserve"> and MSRV </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&lt;EndNote&gt;&lt;Cite&gt;&lt;Author&gt;Jiang&lt;/Author&gt;&lt;Year&gt;2007&lt;/Year&gt;&lt;RecNum&gt;22&lt;/RecNum&gt;&lt;DisplayText&gt;(18)&lt;/DisplayText&gt;&lt;record&gt;&lt;rec-number&gt;22&lt;/rec-number&gt;&lt;foreign-keys&gt;&lt;key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8" w:tooltip="Jiang, 2007 #22" w:history="1">
        <w:r>
          <w:rPr>
            <w:rFonts w:ascii="Times New Roman" w:hAnsi="Times New Roman" w:cs="Times New Roman"/>
            <w:noProof/>
          </w:rPr>
          <w:t>18</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0972A3" w:rsidRPr="00785F8E">
        <w:rPr>
          <w:rFonts w:ascii="Times New Roman" w:hAnsi="Times New Roman" w:cs="Times New Roman"/>
        </w:rPr>
        <w:t xml:space="preserve"> has been </w:t>
      </w:r>
      <w:r w:rsidR="00C223D1" w:rsidRPr="00785F8E">
        <w:rPr>
          <w:rFonts w:ascii="Times New Roman" w:hAnsi="Times New Roman" w:cs="Times New Roman"/>
        </w:rPr>
        <w:t>proposed</w:t>
      </w:r>
      <w:r w:rsidR="000972A3" w:rsidRPr="00785F8E">
        <w:rPr>
          <w:rFonts w:ascii="Times New Roman" w:hAnsi="Times New Roman" w:cs="Times New Roman"/>
        </w:rPr>
        <w:t>.</w:t>
      </w:r>
      <w:r w:rsidR="00A44740" w:rsidRPr="00785F8E">
        <w:rPr>
          <w:rFonts w:ascii="Times New Roman" w:hAnsi="Times New Roman" w:cs="Times New Roman"/>
        </w:rPr>
        <w:t xml:space="preserve"> These methods and ensemble learning method</w:t>
      </w:r>
      <w:r w:rsidR="00681160" w:rsidRPr="00785F8E">
        <w:rPr>
          <w:rFonts w:ascii="Times New Roman" w:hAnsi="Times New Roman" w:cs="Times New Roman"/>
        </w:rPr>
        <w:t>s</w:t>
      </w:r>
      <w:r w:rsidR="00A44740" w:rsidRPr="00785F8E">
        <w:rPr>
          <w:rFonts w:ascii="Times New Roman" w:hAnsi="Times New Roman" w:cs="Times New Roman"/>
        </w:rPr>
        <w:t xml:space="preserve"> are binary classification methods.</w:t>
      </w:r>
      <w:r w:rsidR="00681160" w:rsidRPr="00785F8E">
        <w:rPr>
          <w:rFonts w:ascii="Times New Roman" w:hAnsi="Times New Roman" w:cs="Times New Roman"/>
        </w:rPr>
        <w:t xml:space="preserve"> But </w:t>
      </w:r>
      <w:hyperlink w:anchor="_ENREF_14" w:tooltip="Rui, 2011 #5" w:history="1">
        <w:r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Rui and Jiaxin (14)</w:t>
        </w:r>
        <w:r w:rsidRPr="00785F8E">
          <w:rPr>
            <w:rFonts w:ascii="Times New Roman" w:hAnsi="Times New Roman" w:cs="Times New Roman"/>
          </w:rPr>
          <w:fldChar w:fldCharType="end"/>
        </w:r>
      </w:hyperlink>
      <w:r w:rsidR="00681160" w:rsidRPr="00785F8E">
        <w:rPr>
          <w:rFonts w:ascii="Times New Roman" w:hAnsi="Times New Roman" w:cs="Times New Roman"/>
        </w:rPr>
        <w:t xml:space="preserve"> believes </w:t>
      </w:r>
      <w:r w:rsidR="00CF6856" w:rsidRPr="00785F8E">
        <w:rPr>
          <w:rFonts w:ascii="Times New Roman" w:hAnsi="Times New Roman" w:cs="Times New Roman"/>
        </w:rPr>
        <w:t>classification methods provide</w:t>
      </w:r>
      <w:r w:rsidR="00540A08" w:rsidRPr="00785F8E">
        <w:rPr>
          <w:rFonts w:ascii="Times New Roman" w:hAnsi="Times New Roman" w:cs="Times New Roman"/>
        </w:rPr>
        <w:t xml:space="preserve"> limited information to </w:t>
      </w:r>
      <w:r w:rsidR="005F673B" w:rsidRPr="00785F8E">
        <w:rPr>
          <w:rFonts w:ascii="Times New Roman" w:hAnsi="Times New Roman" w:cs="Times New Roman"/>
        </w:rPr>
        <w:t>beneficiation</w:t>
      </w:r>
      <w:r w:rsidR="00540A08" w:rsidRPr="00785F8E">
        <w:rPr>
          <w:rFonts w:ascii="Times New Roman" w:hAnsi="Times New Roman" w:cs="Times New Roman"/>
        </w:rPr>
        <w:t xml:space="preserve"> of diseases associated </w:t>
      </w:r>
      <w:proofErr w:type="spellStart"/>
      <w:r w:rsidR="00540A08" w:rsidRPr="00785F8E">
        <w:rPr>
          <w:rFonts w:ascii="Times New Roman" w:hAnsi="Times New Roman" w:cs="Times New Roman"/>
        </w:rPr>
        <w:t>nsSNPs.</w:t>
      </w:r>
      <w:r w:rsidR="008D04CD" w:rsidRPr="00785F8E">
        <w:rPr>
          <w:rFonts w:ascii="Times New Roman" w:hAnsi="Times New Roman" w:cs="Times New Roman"/>
        </w:rPr>
        <w:t>And</w:t>
      </w:r>
      <w:proofErr w:type="spellEnd"/>
      <w:r w:rsidR="008D04CD" w:rsidRPr="00785F8E">
        <w:rPr>
          <w:rFonts w:ascii="Times New Roman" w:hAnsi="Times New Roman" w:cs="Times New Roman"/>
        </w:rPr>
        <w:t xml:space="preserve"> also they argue multiple sequence alignment method is limiting to detect disease associated </w:t>
      </w:r>
      <w:proofErr w:type="spellStart"/>
      <w:r w:rsidR="008D04CD" w:rsidRPr="00785F8E">
        <w:rPr>
          <w:rFonts w:ascii="Times New Roman" w:hAnsi="Times New Roman" w:cs="Times New Roman"/>
        </w:rPr>
        <w:t>nsSNPs</w:t>
      </w:r>
      <w:proofErr w:type="spellEnd"/>
      <w:r w:rsidR="008D04CD" w:rsidRPr="00785F8E">
        <w:rPr>
          <w:rFonts w:ascii="Times New Roman" w:hAnsi="Times New Roman" w:cs="Times New Roman"/>
        </w:rPr>
        <w:t xml:space="preserve">. But </w:t>
      </w:r>
      <w:hyperlink w:anchor="_ENREF_1" w:tooltip="Jiaxin, 2010 #17" w:history="1">
        <w:r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Jiaxin, Wangshu (1)</w:t>
        </w:r>
        <w:r w:rsidRPr="00785F8E">
          <w:rPr>
            <w:rFonts w:ascii="Times New Roman" w:hAnsi="Times New Roman" w:cs="Times New Roman"/>
          </w:rPr>
          <w:fldChar w:fldCharType="end"/>
        </w:r>
      </w:hyperlink>
      <w:r w:rsidR="00503A91" w:rsidRPr="00785F8E">
        <w:rPr>
          <w:rFonts w:ascii="Times New Roman" w:hAnsi="Times New Roman" w:cs="Times New Roman"/>
        </w:rPr>
        <w:t xml:space="preserve">used multiple sequence alignment </w:t>
      </w:r>
      <w:r w:rsidR="00477BCD" w:rsidRPr="00785F8E">
        <w:rPr>
          <w:rFonts w:ascii="Times New Roman" w:hAnsi="Times New Roman" w:cs="Times New Roman"/>
        </w:rPr>
        <w:t>method (</w:t>
      </w:r>
      <w:r w:rsidR="00503A91" w:rsidRPr="00785F8E">
        <w:rPr>
          <w:rFonts w:ascii="Times New Roman" w:hAnsi="Times New Roman" w:cs="Times New Roman"/>
        </w:rPr>
        <w:t>MAS) to extract conserved protein domains the query protein sequence</w:t>
      </w:r>
      <w:r w:rsidR="003B6DA5" w:rsidRPr="00785F8E">
        <w:rPr>
          <w:rFonts w:ascii="Times New Roman" w:hAnsi="Times New Roman" w:cs="Times New Roman"/>
        </w:rPr>
        <w:t xml:space="preserve"> and purely relying on it</w:t>
      </w:r>
      <w:r w:rsidR="00503A91" w:rsidRPr="00785F8E">
        <w:rPr>
          <w:rFonts w:ascii="Times New Roman" w:hAnsi="Times New Roman" w:cs="Times New Roman"/>
        </w:rPr>
        <w:t>.</w:t>
      </w:r>
      <w:r w:rsidR="00BD21C8" w:rsidRPr="00785F8E">
        <w:rPr>
          <w:rFonts w:ascii="Times New Roman" w:hAnsi="Times New Roman" w:cs="Times New Roman"/>
        </w:rPr>
        <w:t xml:space="preserve"> To </w:t>
      </w:r>
      <w:r w:rsidR="00F31A39" w:rsidRPr="00785F8E">
        <w:rPr>
          <w:rFonts w:ascii="Times New Roman" w:hAnsi="Times New Roman" w:cs="Times New Roman"/>
        </w:rPr>
        <w:t>overcome</w:t>
      </w:r>
      <w:r w:rsidR="00BD21C8" w:rsidRPr="00785F8E">
        <w:rPr>
          <w:rFonts w:ascii="Times New Roman" w:hAnsi="Times New Roman" w:cs="Times New Roman"/>
        </w:rPr>
        <w:t xml:space="preserve"> this limitation, in </w:t>
      </w:r>
      <w:hyperlink w:anchor="_ENREF_14" w:tooltip="Rui, 2011 #5" w:history="1">
        <w:r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85F8E">
          <w:rPr>
            <w:rFonts w:ascii="Times New Roman" w:hAnsi="Times New Roman" w:cs="Times New Roman"/>
          </w:rPr>
        </w:r>
        <w:r w:rsidRPr="00785F8E">
          <w:rPr>
            <w:rFonts w:ascii="Times New Roman" w:hAnsi="Times New Roman" w:cs="Times New Roman"/>
          </w:rPr>
          <w:fldChar w:fldCharType="separate"/>
        </w:r>
        <w:r>
          <w:rPr>
            <w:rFonts w:ascii="Times New Roman" w:hAnsi="Times New Roman" w:cs="Times New Roman"/>
            <w:noProof/>
          </w:rPr>
          <w:t>Rui and Jiaxin (14)</w:t>
        </w:r>
        <w:r w:rsidRPr="00785F8E">
          <w:rPr>
            <w:rFonts w:ascii="Times New Roman" w:hAnsi="Times New Roman" w:cs="Times New Roman"/>
          </w:rPr>
          <w:fldChar w:fldCharType="end"/>
        </w:r>
      </w:hyperlink>
      <w:r w:rsidR="00BD21C8" w:rsidRPr="00785F8E">
        <w:rPr>
          <w:rFonts w:ascii="Times New Roman" w:hAnsi="Times New Roman" w:cs="Times New Roman"/>
        </w:rPr>
        <w:t xml:space="preserve"> introduce </w:t>
      </w:r>
      <w:r w:rsidR="009B763B" w:rsidRPr="00785F8E">
        <w:rPr>
          <w:rFonts w:ascii="Times New Roman" w:hAnsi="Times New Roman" w:cs="Times New Roman"/>
        </w:rPr>
        <w:t xml:space="preserve">a </w:t>
      </w:r>
      <w:proofErr w:type="gramStart"/>
      <w:r w:rsidR="00C51B62" w:rsidRPr="00785F8E">
        <w:rPr>
          <w:rFonts w:ascii="Times New Roman" w:hAnsi="Times New Roman" w:cs="Times New Roman"/>
        </w:rPr>
        <w:t>method,</w:t>
      </w:r>
      <w:proofErr w:type="gramEnd"/>
      <w:r w:rsidR="00BD21C8" w:rsidRPr="00785F8E">
        <w:rPr>
          <w:rFonts w:ascii="Times New Roman" w:hAnsi="Times New Roman" w:cs="Times New Roman"/>
        </w:rPr>
        <w:t xml:space="preserve"> integrate two conservation properties of amino acids and a domain-domain interac</w:t>
      </w:r>
      <w:commentRangeEnd w:id="115"/>
      <w:r w:rsidR="00C16107">
        <w:rPr>
          <w:rStyle w:val="CommentReference"/>
        </w:rPr>
        <w:commentReference w:id="115"/>
      </w:r>
      <w:r w:rsidR="00BD21C8" w:rsidRPr="00785F8E">
        <w:rPr>
          <w:rFonts w:ascii="Times New Roman" w:hAnsi="Times New Roman" w:cs="Times New Roman"/>
        </w:rPr>
        <w:t>tion network to calculate association score</w:t>
      </w:r>
      <w:r w:rsidR="00542A1D" w:rsidRPr="00785F8E">
        <w:rPr>
          <w:rFonts w:ascii="Times New Roman" w:hAnsi="Times New Roman" w:cs="Times New Roman"/>
        </w:rPr>
        <w:t>.</w:t>
      </w:r>
      <w:r w:rsidR="00655034" w:rsidRPr="00785F8E">
        <w:rPr>
          <w:rFonts w:ascii="Times New Roman" w:hAnsi="Times New Roman" w:cs="Times New Roman"/>
        </w:rPr>
        <w:t xml:space="preserve"> Domain-domain interaction method briefly describe as follows.</w:t>
      </w:r>
    </w:p>
    <w:p w:rsidR="002B0004" w:rsidRPr="00785F8E" w:rsidRDefault="002B0004"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Data source</w:t>
      </w:r>
    </w:p>
    <w:p w:rsidR="00E02928" w:rsidRPr="00785F8E" w:rsidRDefault="00E02928"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The proposed </w:t>
      </w:r>
      <w:r w:rsidR="000A24B5" w:rsidRPr="00785F8E">
        <w:rPr>
          <w:rFonts w:ascii="Times New Roman" w:hAnsi="Times New Roman" w:cs="Times New Roman"/>
        </w:rPr>
        <w:t>approach depends</w:t>
      </w:r>
      <w:r w:rsidRPr="00785F8E">
        <w:rPr>
          <w:rFonts w:ascii="Times New Roman" w:hAnsi="Times New Roman" w:cs="Times New Roman"/>
        </w:rPr>
        <w:t xml:space="preserve"> on the integrated use of tree categories of data 1). Annotations of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extracted from the Swiss-</w:t>
      </w:r>
      <w:proofErr w:type="spellStart"/>
      <w:r w:rsidRPr="00785F8E">
        <w:rPr>
          <w:rFonts w:ascii="Times New Roman" w:hAnsi="Times New Roman" w:cs="Times New Roman"/>
        </w:rPr>
        <w:t>Prot</w:t>
      </w:r>
      <w:proofErr w:type="spellEnd"/>
      <w:r w:rsidRPr="00785F8E">
        <w:rPr>
          <w:rFonts w:ascii="Times New Roman" w:hAnsi="Times New Roman" w:cs="Times New Roman"/>
        </w:rPr>
        <w:t xml:space="preserve"> database</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&lt;EndNote&gt;&lt;Cite&gt;&lt;Author&gt;Consortium&lt;/Author&gt;&lt;Year&gt;2010&lt;/Year&gt;&lt;RecNum&gt;28&lt;/RecNum&gt;&lt;DisplayText&gt;(19)&lt;/DisplayText&gt;&lt;record&gt;&lt;rec-number&gt;28&lt;/rec-number&gt;&lt;foreign-keys&gt;&lt;key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url&gt;http://nar.oxfordjournals.org/content/38/suppl_1/D142.full.pdf&lt;/url&gt;&lt;/related-urls&gt;&lt;/urls&gt;&lt;electronic-resource-num&gt;10.1093/nar/gkp846&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9" w:tooltip="Consortium, 2010 #28" w:history="1">
        <w:r w:rsidR="00B051DA">
          <w:rPr>
            <w:rFonts w:ascii="Times New Roman" w:hAnsi="Times New Roman" w:cs="Times New Roman"/>
            <w:noProof/>
          </w:rPr>
          <w:t>19</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Pr="00785F8E">
        <w:rPr>
          <w:rFonts w:ascii="Times New Roman" w:hAnsi="Times New Roman" w:cs="Times New Roman"/>
        </w:rPr>
        <w:t xml:space="preserve">, 2) annotation of the protein families and structural domains extracted from </w:t>
      </w:r>
      <w:proofErr w:type="spellStart"/>
      <w:r w:rsidRPr="00785F8E">
        <w:rPr>
          <w:rFonts w:ascii="Times New Roman" w:hAnsi="Times New Roman" w:cs="Times New Roman"/>
        </w:rPr>
        <w:t>Pfam</w:t>
      </w:r>
      <w:proofErr w:type="spellEnd"/>
      <w:r w:rsidRPr="00785F8E">
        <w:rPr>
          <w:rFonts w:ascii="Times New Roman" w:hAnsi="Times New Roman" w:cs="Times New Roman"/>
        </w:rPr>
        <w:t xml:space="preserve"> database</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&lt;EndNote&gt;&lt;Cite&gt;&lt;Author&gt;Finn&lt;/Author&gt;&lt;Year&gt;2006&lt;/Year&gt;&lt;RecNum&gt;29&lt;/RecNum&gt;&lt;DisplayText&gt;(20)&lt;/DisplayText&gt;&lt;record&gt;&lt;rec-number&gt;29&lt;/rec-number&gt;&lt;foreign-keys&gt;&lt;key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url&gt;http://nar.oxfordjournals.org/content/34/suppl_1/D247.full.pdf&lt;/url&gt;&lt;/related-urls&gt;&lt;/urls&gt;&lt;electronic-resource-num&gt;10.1093/nar/gkj149&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20" w:tooltip="Finn, 2006 #29" w:history="1">
        <w:r w:rsidR="00B051DA">
          <w:rPr>
            <w:rFonts w:ascii="Times New Roman" w:hAnsi="Times New Roman" w:cs="Times New Roman"/>
            <w:noProof/>
          </w:rPr>
          <w:t>20</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Pr="00785F8E">
        <w:rPr>
          <w:rFonts w:ascii="Times New Roman" w:hAnsi="Times New Roman" w:cs="Times New Roman"/>
        </w:rPr>
        <w:t>, and 3) a domain-</w:t>
      </w:r>
      <w:r w:rsidR="00293375" w:rsidRPr="00785F8E">
        <w:rPr>
          <w:rFonts w:ascii="Times New Roman" w:hAnsi="Times New Roman" w:cs="Times New Roman"/>
        </w:rPr>
        <w:t>domain</w:t>
      </w:r>
      <w:r w:rsidR="00701DFA" w:rsidRPr="00785F8E">
        <w:rPr>
          <w:rFonts w:ascii="Times New Roman" w:hAnsi="Times New Roman" w:cs="Times New Roman"/>
        </w:rPr>
        <w:t xml:space="preserve"> interaction network obtain from the DOMINE</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&lt;EndNote&gt;&lt;Cite&gt;&lt;Author&gt;Raghavachari&lt;/Author&gt;&lt;Year&gt;2008&lt;/Year&gt;&lt;RecNum&gt;30&lt;/RecNum&gt;&lt;DisplayText&gt;(21)&lt;/DisplayText&gt;&lt;record&gt;&lt;rec-number&gt;30&lt;/rec-number&gt;&lt;foreign-keys&gt;&lt;key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url&gt;http://nar.oxfordjournals.org/content/36/suppl_1/D656.full.pdf&lt;/url&gt;&lt;/related-urls&gt;&lt;/urls&gt;&lt;electronic-resource-num&gt;10.1093/nar/gkm761&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21" w:tooltip="Raghavachari, 2008 #30" w:history="1">
        <w:r w:rsidR="00B051DA">
          <w:rPr>
            <w:rFonts w:ascii="Times New Roman" w:hAnsi="Times New Roman" w:cs="Times New Roman"/>
            <w:noProof/>
          </w:rPr>
          <w:t>21</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293375" w:rsidRPr="00785F8E">
        <w:rPr>
          <w:rFonts w:ascii="Times New Roman" w:hAnsi="Times New Roman" w:cs="Times New Roman"/>
        </w:rPr>
        <w:t xml:space="preserve"> and the </w:t>
      </w:r>
      <w:proofErr w:type="spellStart"/>
      <w:r w:rsidR="00293375" w:rsidRPr="00785F8E">
        <w:rPr>
          <w:rFonts w:ascii="Times New Roman" w:hAnsi="Times New Roman" w:cs="Times New Roman"/>
        </w:rPr>
        <w:t>InterDom</w:t>
      </w:r>
      <w:proofErr w:type="spellEnd"/>
      <w:r w:rsidR="00B87366" w:rsidRPr="00785F8E">
        <w:rPr>
          <w:rFonts w:ascii="Times New Roman" w:hAnsi="Times New Roman" w:cs="Times New Roman"/>
        </w:rPr>
        <w:t xml:space="preserve"> database</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&lt;EndNote&gt;&lt;Cite&gt;&lt;Author&gt;Ng&lt;/Author&gt;&lt;Year&gt;2003&lt;/Year&gt;&lt;RecNum&gt;31&lt;/RecNum&gt;&lt;DisplayText&gt;(22)&lt;/DisplayText&gt;&lt;record&gt;&lt;rec-number&gt;31&lt;/rec-number&gt;&lt;foreign-keys&gt;&lt;key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url&gt;http://nar.oxfordjournals.org/content/31/1/251.full.pdf&lt;/url&gt;&lt;/related-urls&gt;&lt;/urls&gt;&lt;electronic-resource-num&gt;10.1093/nar/gkg079&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22" w:tooltip="Ng, 2003 #31" w:history="1">
        <w:r w:rsidR="00B051DA">
          <w:rPr>
            <w:rFonts w:ascii="Times New Roman" w:hAnsi="Times New Roman" w:cs="Times New Roman"/>
            <w:noProof/>
          </w:rPr>
          <w:t>22</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B87366" w:rsidRPr="00785F8E">
        <w:rPr>
          <w:rFonts w:ascii="Times New Roman" w:hAnsi="Times New Roman" w:cs="Times New Roman"/>
        </w:rPr>
        <w:t>.</w:t>
      </w:r>
    </w:p>
    <w:p w:rsidR="00A034DE" w:rsidRPr="00785F8E" w:rsidRDefault="00A034DE" w:rsidP="00C3274B">
      <w:pPr>
        <w:pStyle w:val="ListParagraph"/>
        <w:spacing w:after="120" w:line="240" w:lineRule="auto"/>
        <w:ind w:left="360"/>
        <w:jc w:val="both"/>
        <w:rPr>
          <w:rFonts w:ascii="Times New Roman" w:hAnsi="Times New Roman" w:cs="Times New Roman"/>
        </w:rPr>
      </w:pPr>
    </w:p>
    <w:p w:rsidR="00E02928" w:rsidRPr="00785F8E" w:rsidRDefault="00FA0EE3" w:rsidP="00C3274B">
      <w:pPr>
        <w:pStyle w:val="ListParagraph"/>
        <w:numPr>
          <w:ilvl w:val="0"/>
          <w:numId w:val="3"/>
        </w:numPr>
        <w:spacing w:after="120" w:line="240" w:lineRule="auto"/>
        <w:jc w:val="both"/>
        <w:rPr>
          <w:rFonts w:ascii="Times New Roman" w:hAnsi="Times New Roman" w:cs="Times New Roman"/>
        </w:rPr>
      </w:pPr>
      <w:commentRangeStart w:id="116"/>
      <w:r w:rsidRPr="00785F8E">
        <w:rPr>
          <w:rFonts w:ascii="Times New Roman" w:hAnsi="Times New Roman" w:cs="Times New Roman"/>
        </w:rPr>
        <w:t xml:space="preserve">Calculation of similarity score between </w:t>
      </w:r>
      <w:proofErr w:type="spellStart"/>
      <w:r w:rsidRPr="00785F8E">
        <w:rPr>
          <w:rFonts w:ascii="Times New Roman" w:hAnsi="Times New Roman" w:cs="Times New Roman"/>
        </w:rPr>
        <w:t>nsSNPs</w:t>
      </w:r>
      <w:proofErr w:type="spellEnd"/>
    </w:p>
    <w:p w:rsidR="006A52B5" w:rsidRPr="00785F8E" w:rsidRDefault="00FD4289"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Following three similarity scores </w:t>
      </w:r>
      <w:r w:rsidR="00E22D0F" w:rsidRPr="00785F8E">
        <w:rPr>
          <w:rFonts w:ascii="Times New Roman" w:hAnsi="Times New Roman" w:cs="Times New Roman"/>
        </w:rPr>
        <w:t>measure</w:t>
      </w:r>
      <w:r w:rsidRPr="00785F8E">
        <w:rPr>
          <w:rFonts w:ascii="Times New Roman" w:hAnsi="Times New Roman" w:cs="Times New Roman"/>
        </w:rPr>
        <w:t xml:space="preserve"> from a pair of two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w:t>
      </w:r>
    </w:p>
    <w:p w:rsidR="00D71534" w:rsidRPr="00785F8E" w:rsidRDefault="006A52B5"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First equation corresponds to probability of occurrence of the original amino acid (</w:t>
      </w:r>
      <w:proofErr w:type="spellStart"/>
      <w:r w:rsidRPr="00785F8E">
        <w:rPr>
          <w:rFonts w:ascii="Times New Roman" w:hAnsi="Times New Roman" w:cs="Times New Roman"/>
        </w:rPr>
        <w:t>Porg</w:t>
      </w:r>
      <w:proofErr w:type="spellEnd"/>
      <w:r w:rsidR="00096CC1" w:rsidRPr="00785F8E">
        <w:rPr>
          <w:rFonts w:ascii="Times New Roman" w:hAnsi="Times New Roman" w:cs="Times New Roman"/>
        </w:rPr>
        <w:t>).</w:t>
      </w:r>
    </w:p>
    <w:p w:rsidR="007E40EE" w:rsidRPr="00785F8E" w:rsidRDefault="008B023F"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5" o:title=""/>
          </v:shape>
          <o:OLEObject Type="Embed" ProgID="Equation.3" ShapeID="_x0000_i1025" DrawAspect="Content" ObjectID="_1490268320" r:id="rId16"/>
        </w:object>
      </w:r>
      <w:ins w:id="117" w:author="Lahiru" w:date="2015-04-11T00:40: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 </w:instrText>
      </w:r>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EN.CITE.DATA </w:instrText>
      </w:r>
      <w:r w:rsidR="00034DF8">
        <w:rPr>
          <w:rFonts w:ascii="Times New Roman" w:hAnsi="Times New Roman" w:cs="Times New Roman"/>
        </w:rPr>
      </w:r>
      <w:r w:rsidR="00034DF8">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034DF8">
        <w:rPr>
          <w:rFonts w:ascii="Times New Roman" w:hAnsi="Times New Roman" w:cs="Times New Roman"/>
          <w:noProof/>
        </w:rPr>
        <w:t>(</w:t>
      </w:r>
      <w:hyperlink w:anchor="_ENREF_14" w:tooltip="Rui, 2011 #5" w:history="1">
        <w:r w:rsidR="00B051DA">
          <w:rPr>
            <w:rFonts w:ascii="Times New Roman" w:hAnsi="Times New Roman" w:cs="Times New Roman"/>
            <w:noProof/>
          </w:rPr>
          <w:t>14</w:t>
        </w:r>
      </w:hyperlink>
      <w:r w:rsidR="00034DF8">
        <w:rPr>
          <w:rFonts w:ascii="Times New Roman" w:hAnsi="Times New Roman" w:cs="Times New Roman"/>
          <w:noProof/>
        </w:rPr>
        <w:t>)</w:t>
      </w:r>
      <w:r w:rsidR="00034DF8">
        <w:rPr>
          <w:rFonts w:ascii="Times New Roman" w:hAnsi="Times New Roman" w:cs="Times New Roman"/>
        </w:rPr>
        <w:fldChar w:fldCharType="end"/>
      </w:r>
    </w:p>
    <w:p w:rsidR="007E40EE" w:rsidRPr="00785F8E" w:rsidRDefault="007E40EE" w:rsidP="00C3274B">
      <w:pPr>
        <w:pStyle w:val="ListParagraph"/>
        <w:spacing w:after="120" w:line="240" w:lineRule="auto"/>
        <w:jc w:val="both"/>
        <w:rPr>
          <w:rFonts w:ascii="Times New Roman" w:hAnsi="Times New Roman" w:cs="Times New Roman"/>
        </w:rPr>
      </w:pPr>
    </w:p>
    <w:commentRangeEnd w:id="116"/>
    <w:p w:rsidR="00096CC1" w:rsidRPr="00785F8E" w:rsidRDefault="00C16107" w:rsidP="00C3274B">
      <w:pPr>
        <w:pStyle w:val="ListParagraph"/>
        <w:spacing w:after="120" w:line="240" w:lineRule="auto"/>
        <w:jc w:val="both"/>
        <w:rPr>
          <w:rFonts w:ascii="Times New Roman" w:hAnsi="Times New Roman" w:cs="Times New Roman"/>
        </w:rPr>
      </w:pPr>
      <w:r>
        <w:rPr>
          <w:rStyle w:val="CommentReference"/>
        </w:rPr>
        <w:commentReference w:id="116"/>
      </w:r>
      <w:r w:rsidR="00096CC1" w:rsidRPr="00785F8E">
        <w:rPr>
          <w:rFonts w:ascii="Times New Roman" w:hAnsi="Times New Roman" w:cs="Times New Roman"/>
        </w:rPr>
        <w:t xml:space="preserve">Second equation corresponds to probability of </w:t>
      </w:r>
      <w:r w:rsidR="007D2274" w:rsidRPr="00785F8E">
        <w:rPr>
          <w:rFonts w:ascii="Times New Roman" w:hAnsi="Times New Roman" w:cs="Times New Roman"/>
        </w:rPr>
        <w:t>occurrence</w:t>
      </w:r>
      <w:r w:rsidR="00096CC1" w:rsidRPr="00785F8E">
        <w:rPr>
          <w:rFonts w:ascii="Times New Roman" w:hAnsi="Times New Roman" w:cs="Times New Roman"/>
        </w:rPr>
        <w:t xml:space="preserve"> of the substituted </w:t>
      </w:r>
      <w:r w:rsidR="007D2274" w:rsidRPr="00785F8E">
        <w:rPr>
          <w:rFonts w:ascii="Times New Roman" w:hAnsi="Times New Roman" w:cs="Times New Roman"/>
        </w:rPr>
        <w:t>amino</w:t>
      </w:r>
      <w:r w:rsidR="00096CC1" w:rsidRPr="00785F8E">
        <w:rPr>
          <w:rFonts w:ascii="Times New Roman" w:hAnsi="Times New Roman" w:cs="Times New Roman"/>
        </w:rPr>
        <w:t xml:space="preserve"> </w:t>
      </w:r>
      <w:proofErr w:type="gramStart"/>
      <w:r w:rsidR="00096CC1" w:rsidRPr="00785F8E">
        <w:rPr>
          <w:rFonts w:ascii="Times New Roman" w:hAnsi="Times New Roman" w:cs="Times New Roman"/>
        </w:rPr>
        <w:t>acid(</w:t>
      </w:r>
      <w:proofErr w:type="spellStart"/>
      <w:proofErr w:type="gramEnd"/>
      <w:r w:rsidR="00096CC1" w:rsidRPr="00785F8E">
        <w:rPr>
          <w:rFonts w:ascii="Times New Roman" w:hAnsi="Times New Roman" w:cs="Times New Roman"/>
        </w:rPr>
        <w:t>psub</w:t>
      </w:r>
      <w:proofErr w:type="spellEnd"/>
      <w:r w:rsidR="00096CC1" w:rsidRPr="00785F8E">
        <w:rPr>
          <w:rFonts w:ascii="Times New Roman" w:hAnsi="Times New Roman" w:cs="Times New Roman"/>
        </w:rPr>
        <w:t>)</w:t>
      </w:r>
      <w:r w:rsidR="004369CA" w:rsidRPr="00785F8E">
        <w:rPr>
          <w:rFonts w:ascii="Times New Roman" w:hAnsi="Times New Roman" w:cs="Times New Roman"/>
        </w:rPr>
        <w:t>.</w:t>
      </w:r>
    </w:p>
    <w:p w:rsidR="004369CA" w:rsidRPr="00785F8E" w:rsidRDefault="008B023F"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3800" w:dyaOrig="400">
          <v:shape id="_x0000_i1026" type="#_x0000_t75" style="width:189.75pt;height:20.25pt" o:ole="">
            <v:imagedata r:id="rId17" o:title=""/>
          </v:shape>
          <o:OLEObject Type="Embed" ProgID="Equation.3" ShapeID="_x0000_i1026" DrawAspect="Content" ObjectID="_1490268321" r:id="rId18"/>
        </w:object>
      </w:r>
      <w:ins w:id="118" w:author="Lahiru" w:date="2015-04-11T00:44: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 </w:instrText>
      </w:r>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EN.CITE.DATA </w:instrText>
      </w:r>
      <w:r w:rsidR="00034DF8">
        <w:rPr>
          <w:rFonts w:ascii="Times New Roman" w:hAnsi="Times New Roman" w:cs="Times New Roman"/>
        </w:rPr>
      </w:r>
      <w:r w:rsidR="00034DF8">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034DF8">
        <w:rPr>
          <w:rFonts w:ascii="Times New Roman" w:hAnsi="Times New Roman" w:cs="Times New Roman"/>
          <w:noProof/>
        </w:rPr>
        <w:t>(</w:t>
      </w:r>
      <w:hyperlink w:anchor="_ENREF_14" w:tooltip="Rui, 2011 #5" w:history="1">
        <w:r w:rsidR="00B051DA">
          <w:rPr>
            <w:rFonts w:ascii="Times New Roman" w:hAnsi="Times New Roman" w:cs="Times New Roman"/>
            <w:noProof/>
          </w:rPr>
          <w:t>14</w:t>
        </w:r>
      </w:hyperlink>
      <w:r w:rsidR="00034DF8">
        <w:rPr>
          <w:rFonts w:ascii="Times New Roman" w:hAnsi="Times New Roman" w:cs="Times New Roman"/>
          <w:noProof/>
        </w:rPr>
        <w:t>)</w:t>
      </w:r>
      <w:r w:rsidR="00034DF8">
        <w:rPr>
          <w:rFonts w:ascii="Times New Roman" w:hAnsi="Times New Roman" w:cs="Times New Roman"/>
        </w:rPr>
        <w:fldChar w:fldCharType="end"/>
      </w:r>
    </w:p>
    <w:p w:rsidR="004369CA" w:rsidRPr="00785F8E" w:rsidRDefault="004369CA"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Third equation corresponds to calculation of diffusion kernel of the domain-domain interaction network</w:t>
      </w:r>
    </w:p>
    <w:p w:rsidR="008B023F" w:rsidRPr="00785F8E" w:rsidRDefault="00F862C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2480" w:dyaOrig="320">
          <v:shape id="_x0000_i1027" type="#_x0000_t75" style="width:123.75pt;height:15.75pt" o:ole="">
            <v:imagedata r:id="rId19" o:title=""/>
          </v:shape>
          <o:OLEObject Type="Embed" ProgID="Equation.3" ShapeID="_x0000_i1027" DrawAspect="Content" ObjectID="_1490268322" r:id="rId20"/>
        </w:object>
      </w:r>
    </w:p>
    <w:p w:rsidR="0012639F" w:rsidRPr="00785F8E" w:rsidRDefault="0012639F" w:rsidP="00C3274B">
      <w:pPr>
        <w:pStyle w:val="ListParagraph"/>
        <w:spacing w:after="120" w:line="240" w:lineRule="auto"/>
        <w:jc w:val="both"/>
        <w:rPr>
          <w:rFonts w:ascii="Times New Roman" w:hAnsi="Times New Roman" w:cs="Times New Roman"/>
        </w:rPr>
      </w:pPr>
    </w:p>
    <w:p w:rsidR="003266B0" w:rsidRPr="00785F8E" w:rsidRDefault="00B844EC"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 xml:space="preserve">Prioritization of candidate </w:t>
      </w:r>
      <w:proofErr w:type="spellStart"/>
      <w:r w:rsidRPr="00785F8E">
        <w:rPr>
          <w:rFonts w:ascii="Times New Roman" w:hAnsi="Times New Roman" w:cs="Times New Roman"/>
        </w:rPr>
        <w:t>nsSNPs</w:t>
      </w:r>
      <w:proofErr w:type="spellEnd"/>
    </w:p>
    <w:p w:rsidR="00D75771" w:rsidRPr="00785F8E" w:rsidRDefault="00535E4A"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After calculating single pairwise similarity measure of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apply it to prioritization a set of  candidate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done according to the </w:t>
      </w:r>
      <w:r w:rsidR="0094244B" w:rsidRPr="00785F8E">
        <w:rPr>
          <w:rFonts w:ascii="Times New Roman" w:hAnsi="Times New Roman" w:cs="Times New Roman"/>
        </w:rPr>
        <w:t>“</w:t>
      </w:r>
      <w:r w:rsidRPr="00785F8E">
        <w:rPr>
          <w:rFonts w:ascii="Times New Roman" w:hAnsi="Times New Roman" w:cs="Times New Roman"/>
        </w:rPr>
        <w:t>guilt-by-association principle</w:t>
      </w:r>
      <w:r w:rsidR="0094244B" w:rsidRPr="00785F8E">
        <w:rPr>
          <w:rFonts w:ascii="Times New Roman" w:hAnsi="Times New Roman" w:cs="Times New Roman"/>
        </w:rPr>
        <w:t>”</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&lt;EndNote&gt;&lt;Cite&gt;&lt;Author&gt;Altshuler&lt;/Author&gt;&lt;Year&gt;2000&lt;/Year&gt;&lt;RecNum&gt;32&lt;/RecNum&gt;&lt;DisplayText&gt;(23)&lt;/DisplayText&gt;&lt;record&gt;&lt;rec-number&gt;32&lt;/rec-number&gt;&lt;foreign-keys&gt;&lt;key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23" w:tooltip="Altshuler, 2000 #32" w:history="1">
        <w:r w:rsidR="00B051DA">
          <w:rPr>
            <w:rFonts w:ascii="Times New Roman" w:hAnsi="Times New Roman" w:cs="Times New Roman"/>
            <w:noProof/>
          </w:rPr>
          <w:t>23</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Pr="00785F8E">
        <w:rPr>
          <w:rFonts w:ascii="Times New Roman" w:hAnsi="Times New Roman" w:cs="Times New Roman"/>
        </w:rPr>
        <w:t>.</w:t>
      </w:r>
      <w:r w:rsidR="00D75771" w:rsidRPr="00785F8E">
        <w:rPr>
          <w:rFonts w:ascii="Times New Roman" w:hAnsi="Times New Roman" w:cs="Times New Roman"/>
        </w:rPr>
        <w:t xml:space="preserve">Calculation of the association score for a candidate </w:t>
      </w:r>
      <w:proofErr w:type="spellStart"/>
      <w:r w:rsidR="00D75771" w:rsidRPr="00785F8E">
        <w:rPr>
          <w:rFonts w:ascii="Times New Roman" w:hAnsi="Times New Roman" w:cs="Times New Roman"/>
        </w:rPr>
        <w:t>nsSNPs</w:t>
      </w:r>
      <w:proofErr w:type="spellEnd"/>
      <w:r w:rsidR="00D75771" w:rsidRPr="00785F8E">
        <w:rPr>
          <w:rFonts w:ascii="Times New Roman" w:hAnsi="Times New Roman" w:cs="Times New Roman"/>
        </w:rPr>
        <w:t xml:space="preserve"> as the mean similarity value between the </w:t>
      </w:r>
      <w:proofErr w:type="spellStart"/>
      <w:r w:rsidR="00D75771" w:rsidRPr="00785F8E">
        <w:rPr>
          <w:rFonts w:ascii="Times New Roman" w:hAnsi="Times New Roman" w:cs="Times New Roman"/>
        </w:rPr>
        <w:t>nsSNP</w:t>
      </w:r>
      <w:proofErr w:type="spellEnd"/>
      <w:r w:rsidR="00D75771" w:rsidRPr="00785F8E">
        <w:rPr>
          <w:rFonts w:ascii="Times New Roman" w:hAnsi="Times New Roman" w:cs="Times New Roman"/>
        </w:rPr>
        <w:t xml:space="preserve"> and all seed </w:t>
      </w:r>
      <w:proofErr w:type="spellStart"/>
      <w:r w:rsidR="00D75771" w:rsidRPr="00785F8E">
        <w:rPr>
          <w:rFonts w:ascii="Times New Roman" w:hAnsi="Times New Roman" w:cs="Times New Roman"/>
        </w:rPr>
        <w:t>nsSNPs</w:t>
      </w:r>
      <w:proofErr w:type="spellEnd"/>
      <w:r w:rsidR="00D75771" w:rsidRPr="00785F8E">
        <w:rPr>
          <w:rFonts w:ascii="Times New Roman" w:hAnsi="Times New Roman" w:cs="Times New Roman"/>
        </w:rPr>
        <w:t>, as</w:t>
      </w:r>
    </w:p>
    <w:p w:rsidR="00D75771" w:rsidRPr="00785F8E" w:rsidRDefault="00FC377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2520" w:dyaOrig="680">
          <v:shape id="_x0000_i1028" type="#_x0000_t75" style="width:126pt;height:33.75pt" o:ole="">
            <v:imagedata r:id="rId21" o:title=""/>
          </v:shape>
          <o:OLEObject Type="Embed" ProgID="Equation.3" ShapeID="_x0000_i1028" DrawAspect="Content" ObjectID="_1490268323" r:id="rId22"/>
        </w:object>
      </w:r>
      <w:ins w:id="119" w:author="Lahiru" w:date="2015-04-11T00:44: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 </w:instrText>
      </w:r>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EN.CITE.DATA </w:instrText>
      </w:r>
      <w:r w:rsidR="00034DF8">
        <w:rPr>
          <w:rFonts w:ascii="Times New Roman" w:hAnsi="Times New Roman" w:cs="Times New Roman"/>
        </w:rPr>
      </w:r>
      <w:r w:rsidR="00034DF8">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034DF8">
        <w:rPr>
          <w:rFonts w:ascii="Times New Roman" w:hAnsi="Times New Roman" w:cs="Times New Roman"/>
          <w:noProof/>
        </w:rPr>
        <w:t>(</w:t>
      </w:r>
      <w:hyperlink w:anchor="_ENREF_14" w:tooltip="Rui, 2011 #5" w:history="1">
        <w:r w:rsidR="00B051DA">
          <w:rPr>
            <w:rFonts w:ascii="Times New Roman" w:hAnsi="Times New Roman" w:cs="Times New Roman"/>
            <w:noProof/>
          </w:rPr>
          <w:t>14</w:t>
        </w:r>
      </w:hyperlink>
      <w:r w:rsidR="00034DF8">
        <w:rPr>
          <w:rFonts w:ascii="Times New Roman" w:hAnsi="Times New Roman" w:cs="Times New Roman"/>
          <w:noProof/>
        </w:rPr>
        <w:t>)</w:t>
      </w:r>
      <w:r w:rsidR="00034DF8">
        <w:rPr>
          <w:rFonts w:ascii="Times New Roman" w:hAnsi="Times New Roman" w:cs="Times New Roman"/>
        </w:rPr>
        <w:fldChar w:fldCharType="end"/>
      </w:r>
    </w:p>
    <w:p w:rsidR="00DA312D" w:rsidRPr="00785F8E" w:rsidRDefault="00685D46" w:rsidP="00C3274B">
      <w:pPr>
        <w:spacing w:after="120" w:line="240" w:lineRule="auto"/>
        <w:ind w:left="720"/>
        <w:jc w:val="both"/>
        <w:rPr>
          <w:rFonts w:ascii="Times New Roman" w:hAnsi="Times New Roman" w:cs="Times New Roman"/>
        </w:rPr>
      </w:pPr>
      <w:r w:rsidRPr="00785F8E">
        <w:rPr>
          <w:rFonts w:ascii="Times New Roman" w:hAnsi="Times New Roman" w:cs="Times New Roman"/>
        </w:rPr>
        <w:t xml:space="preserve">A(c) is the </w:t>
      </w:r>
      <w:r w:rsidR="007A4B2A" w:rsidRPr="00785F8E">
        <w:rPr>
          <w:rFonts w:ascii="Times New Roman" w:hAnsi="Times New Roman" w:cs="Times New Roman"/>
        </w:rPr>
        <w:t>association</w:t>
      </w:r>
      <w:r w:rsidRPr="00785F8E">
        <w:rPr>
          <w:rFonts w:ascii="Times New Roman" w:hAnsi="Times New Roman" w:cs="Times New Roman"/>
        </w:rPr>
        <w:t xml:space="preserve"> score and </w:t>
      </w:r>
      <w:proofErr w:type="gramStart"/>
      <w:r w:rsidR="00AB7AD8" w:rsidRPr="00785F8E">
        <w:rPr>
          <w:rFonts w:ascii="Times New Roman" w:hAnsi="Times New Roman" w:cs="Times New Roman"/>
        </w:rPr>
        <w:t>S(</w:t>
      </w:r>
      <w:proofErr w:type="gramEnd"/>
      <w:r w:rsidRPr="00785F8E">
        <w:rPr>
          <w:rFonts w:ascii="Times New Roman" w:hAnsi="Times New Roman" w:cs="Times New Roman"/>
        </w:rPr>
        <w:t>d)</w:t>
      </w:r>
      <w:r w:rsidR="00FC3772" w:rsidRPr="00785F8E">
        <w:rPr>
          <w:rFonts w:ascii="Times New Roman" w:hAnsi="Times New Roman" w:cs="Times New Roman"/>
        </w:rPr>
        <w:t xml:space="preserve"> the set of seed </w:t>
      </w:r>
      <w:proofErr w:type="spellStart"/>
      <w:r w:rsidR="00FC3772" w:rsidRPr="00785F8E">
        <w:rPr>
          <w:rFonts w:ascii="Times New Roman" w:hAnsi="Times New Roman" w:cs="Times New Roman"/>
        </w:rPr>
        <w:t>nsSNPs</w:t>
      </w:r>
      <w:proofErr w:type="spellEnd"/>
      <w:r w:rsidR="00FC3772" w:rsidRPr="00785F8E">
        <w:rPr>
          <w:rFonts w:ascii="Times New Roman" w:hAnsi="Times New Roman" w:cs="Times New Roman"/>
        </w:rPr>
        <w:t xml:space="preserve"> from query </w:t>
      </w:r>
      <w:r w:rsidR="002C2AED" w:rsidRPr="00785F8E">
        <w:rPr>
          <w:rFonts w:ascii="Times New Roman" w:hAnsi="Times New Roman" w:cs="Times New Roman"/>
        </w:rPr>
        <w:t>disease</w:t>
      </w:r>
      <w:r w:rsidR="00FC3772" w:rsidRPr="00785F8E">
        <w:rPr>
          <w:rFonts w:ascii="Times New Roman" w:hAnsi="Times New Roman" w:cs="Times New Roman"/>
        </w:rPr>
        <w:t xml:space="preserve"> d.</w:t>
      </w:r>
    </w:p>
    <w:p w:rsidR="00A62FCC" w:rsidRPr="00785F8E" w:rsidRDefault="00043B54"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Integrating of multiple ranks</w:t>
      </w:r>
    </w:p>
    <w:p w:rsidR="00087095" w:rsidRPr="00785F8E" w:rsidRDefault="003A5394"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lastRenderedPageBreak/>
        <w:t xml:space="preserve">Applying </w:t>
      </w:r>
      <w:r w:rsidR="009D77C7" w:rsidRPr="00785F8E">
        <w:rPr>
          <w:rFonts w:ascii="Times New Roman" w:hAnsi="Times New Roman" w:cs="Times New Roman"/>
        </w:rPr>
        <w:t>“</w:t>
      </w:r>
      <w:r w:rsidRPr="00785F8E">
        <w:rPr>
          <w:rFonts w:ascii="Times New Roman" w:hAnsi="Times New Roman" w:cs="Times New Roman"/>
        </w:rPr>
        <w:t>guilt-by-association</w:t>
      </w:r>
      <w:r w:rsidR="009D77C7" w:rsidRPr="00785F8E">
        <w:rPr>
          <w:rFonts w:ascii="Times New Roman" w:hAnsi="Times New Roman" w:cs="Times New Roman"/>
        </w:rPr>
        <w:t>”</w:t>
      </w:r>
      <w:r w:rsidRPr="00785F8E">
        <w:rPr>
          <w:rFonts w:ascii="Times New Roman" w:hAnsi="Times New Roman" w:cs="Times New Roman"/>
        </w:rPr>
        <w:t xml:space="preserve"> method to individual </w:t>
      </w:r>
      <w:r w:rsidR="001E53E9" w:rsidRPr="00785F8E">
        <w:rPr>
          <w:rFonts w:ascii="Times New Roman" w:hAnsi="Times New Roman" w:cs="Times New Roman"/>
        </w:rPr>
        <w:t xml:space="preserve">data source, it </w:t>
      </w:r>
      <w:r w:rsidR="00C216D0" w:rsidRPr="00785F8E">
        <w:rPr>
          <w:rFonts w:ascii="Times New Roman" w:hAnsi="Times New Roman" w:cs="Times New Roman"/>
        </w:rPr>
        <w:t xml:space="preserve">is </w:t>
      </w:r>
      <w:r w:rsidR="001E53E9" w:rsidRPr="00785F8E">
        <w:rPr>
          <w:rFonts w:ascii="Times New Roman" w:hAnsi="Times New Roman" w:cs="Times New Roman"/>
        </w:rPr>
        <w:t xml:space="preserve">given multiple ranking </w:t>
      </w:r>
      <w:r w:rsidR="00C216D0" w:rsidRPr="00785F8E">
        <w:rPr>
          <w:rFonts w:ascii="Times New Roman" w:hAnsi="Times New Roman" w:cs="Times New Roman"/>
        </w:rPr>
        <w:t>lists</w:t>
      </w:r>
      <w:r w:rsidR="001E53E9" w:rsidRPr="00785F8E">
        <w:rPr>
          <w:rFonts w:ascii="Times New Roman" w:hAnsi="Times New Roman" w:cs="Times New Roman"/>
        </w:rPr>
        <w:t>.</w:t>
      </w:r>
      <w:r w:rsidR="00C00B62" w:rsidRPr="00785F8E">
        <w:rPr>
          <w:rFonts w:ascii="Times New Roman" w:hAnsi="Times New Roman" w:cs="Times New Roman"/>
        </w:rPr>
        <w:t xml:space="preserve"> Resorting </w:t>
      </w:r>
      <w:r w:rsidR="00E77E16" w:rsidRPr="00785F8E">
        <w:rPr>
          <w:rFonts w:ascii="Times New Roman" w:hAnsi="Times New Roman" w:cs="Times New Roman"/>
        </w:rPr>
        <w:t>purpose</w:t>
      </w:r>
      <w:r w:rsidR="00C00B62" w:rsidRPr="00785F8E">
        <w:rPr>
          <w:rFonts w:ascii="Times New Roman" w:hAnsi="Times New Roman" w:cs="Times New Roman"/>
        </w:rPr>
        <w:t xml:space="preserve"> the Stouffer’s Z-score method for combine the ranks and obtain a single ranking list.</w:t>
      </w:r>
      <w:r w:rsidR="00B80622" w:rsidRPr="00785F8E">
        <w:rPr>
          <w:rFonts w:ascii="Times New Roman" w:hAnsi="Times New Roman" w:cs="Times New Roman"/>
        </w:rPr>
        <w:t xml:space="preserve"> Inverse normal transformation of the ranks in the list to contain corresponding Z-score, as</w:t>
      </w:r>
    </w:p>
    <w:p w:rsidR="007602F5" w:rsidRPr="00785F8E" w:rsidRDefault="007602F5" w:rsidP="00C3274B">
      <w:pPr>
        <w:pStyle w:val="ListParagraph"/>
        <w:spacing w:after="120" w:line="240" w:lineRule="auto"/>
        <w:jc w:val="both"/>
        <w:rPr>
          <w:rFonts w:ascii="Times New Roman" w:hAnsi="Times New Roman" w:cs="Times New Roman"/>
        </w:rPr>
      </w:pPr>
    </w:p>
    <w:p w:rsidR="007602F5" w:rsidRPr="00785F8E" w:rsidRDefault="00B8062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2880" w:dyaOrig="800">
          <v:shape id="_x0000_i1029" type="#_x0000_t75" style="width:2in;height:39.75pt" o:ole="">
            <v:imagedata r:id="rId23" o:title=""/>
          </v:shape>
          <o:OLEObject Type="Embed" ProgID="Equation.3" ShapeID="_x0000_i1029" DrawAspect="Content" ObjectID="_1490268324" r:id="rId24"/>
        </w:object>
      </w:r>
      <w:ins w:id="120" w:author="Lahiru" w:date="2015-04-11T00:45: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 </w:instrText>
      </w:r>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EN.CITE.DATA </w:instrText>
      </w:r>
      <w:r w:rsidR="00034DF8">
        <w:rPr>
          <w:rFonts w:ascii="Times New Roman" w:hAnsi="Times New Roman" w:cs="Times New Roman"/>
        </w:rPr>
      </w:r>
      <w:r w:rsidR="00034DF8">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034DF8">
        <w:rPr>
          <w:rFonts w:ascii="Times New Roman" w:hAnsi="Times New Roman" w:cs="Times New Roman"/>
          <w:noProof/>
        </w:rPr>
        <w:t>(</w:t>
      </w:r>
      <w:hyperlink w:anchor="_ENREF_14" w:tooltip="Rui, 2011 #5" w:history="1">
        <w:r w:rsidR="00B051DA">
          <w:rPr>
            <w:rFonts w:ascii="Times New Roman" w:hAnsi="Times New Roman" w:cs="Times New Roman"/>
            <w:noProof/>
          </w:rPr>
          <w:t>14</w:t>
        </w:r>
      </w:hyperlink>
      <w:r w:rsidR="00034DF8">
        <w:rPr>
          <w:rFonts w:ascii="Times New Roman" w:hAnsi="Times New Roman" w:cs="Times New Roman"/>
          <w:noProof/>
        </w:rPr>
        <w:t>)</w:t>
      </w:r>
      <w:r w:rsidR="00034DF8">
        <w:rPr>
          <w:rFonts w:ascii="Times New Roman" w:hAnsi="Times New Roman" w:cs="Times New Roman"/>
        </w:rPr>
        <w:fldChar w:fldCharType="end"/>
      </w:r>
    </w:p>
    <w:p w:rsidR="00DD040D" w:rsidRPr="00785F8E" w:rsidRDefault="00D4115D"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Then obtain a combined</w:t>
      </w:r>
      <w:r w:rsidR="00576C62" w:rsidRPr="00785F8E">
        <w:rPr>
          <w:rFonts w:ascii="Times New Roman" w:hAnsi="Times New Roman" w:cs="Times New Roman"/>
        </w:rPr>
        <w:t xml:space="preserve"> Z-score by adding up their </w:t>
      </w:r>
      <w:r w:rsidR="00FF7800" w:rsidRPr="00785F8E">
        <w:rPr>
          <w:rFonts w:ascii="Times New Roman" w:hAnsi="Times New Roman" w:cs="Times New Roman"/>
        </w:rPr>
        <w:t>corresponding</w:t>
      </w:r>
      <w:r w:rsidR="00576C62" w:rsidRPr="00785F8E">
        <w:rPr>
          <w:rFonts w:ascii="Times New Roman" w:hAnsi="Times New Roman" w:cs="Times New Roman"/>
        </w:rPr>
        <w:t xml:space="preserve"> Z-score, as</w:t>
      </w:r>
    </w:p>
    <w:p w:rsidR="00576C62" w:rsidRPr="00785F8E" w:rsidRDefault="00D4115D"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1420" w:dyaOrig="700">
          <v:shape id="_x0000_i1030" type="#_x0000_t75" style="width:71.25pt;height:35.25pt" o:ole="">
            <v:imagedata r:id="rId25" o:title=""/>
          </v:shape>
          <o:OLEObject Type="Embed" ProgID="Equation.3" ShapeID="_x0000_i1030" DrawAspect="Content" ObjectID="_1490268325" r:id="rId26"/>
        </w:object>
      </w:r>
      <w:ins w:id="121" w:author="Lahiru" w:date="2015-04-11T00:45:00Z">
        <w:r w:rsidR="00034DF8">
          <w:rPr>
            <w:rFonts w:ascii="Times New Roman" w:hAnsi="Times New Roman" w:cs="Times New Roman"/>
          </w:rPr>
          <w:t xml:space="preserve"> </w:t>
        </w:r>
      </w:ins>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 </w:instrText>
      </w:r>
      <w:r w:rsidR="00034DF8">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034DF8">
        <w:rPr>
          <w:rFonts w:ascii="Times New Roman" w:hAnsi="Times New Roman" w:cs="Times New Roman"/>
        </w:rPr>
        <w:instrText xml:space="preserve"> ADDIN EN.CITE.DATA </w:instrText>
      </w:r>
      <w:r w:rsidR="00034DF8">
        <w:rPr>
          <w:rFonts w:ascii="Times New Roman" w:hAnsi="Times New Roman" w:cs="Times New Roman"/>
        </w:rPr>
      </w:r>
      <w:r w:rsidR="00034DF8">
        <w:rPr>
          <w:rFonts w:ascii="Times New Roman" w:hAnsi="Times New Roman" w:cs="Times New Roman"/>
        </w:rPr>
        <w:fldChar w:fldCharType="end"/>
      </w:r>
      <w:r w:rsidR="00034DF8">
        <w:rPr>
          <w:rFonts w:ascii="Times New Roman" w:hAnsi="Times New Roman" w:cs="Times New Roman"/>
        </w:rPr>
      </w:r>
      <w:r w:rsidR="00034DF8">
        <w:rPr>
          <w:rFonts w:ascii="Times New Roman" w:hAnsi="Times New Roman" w:cs="Times New Roman"/>
        </w:rPr>
        <w:fldChar w:fldCharType="separate"/>
      </w:r>
      <w:r w:rsidR="00034DF8">
        <w:rPr>
          <w:rFonts w:ascii="Times New Roman" w:hAnsi="Times New Roman" w:cs="Times New Roman"/>
          <w:noProof/>
        </w:rPr>
        <w:t>(</w:t>
      </w:r>
      <w:hyperlink w:anchor="_ENREF_14" w:tooltip="Rui, 2011 #5" w:history="1">
        <w:r w:rsidR="00B051DA">
          <w:rPr>
            <w:rFonts w:ascii="Times New Roman" w:hAnsi="Times New Roman" w:cs="Times New Roman"/>
            <w:noProof/>
          </w:rPr>
          <w:t>14</w:t>
        </w:r>
      </w:hyperlink>
      <w:r w:rsidR="00034DF8">
        <w:rPr>
          <w:rFonts w:ascii="Times New Roman" w:hAnsi="Times New Roman" w:cs="Times New Roman"/>
          <w:noProof/>
        </w:rPr>
        <w:t>)</w:t>
      </w:r>
      <w:r w:rsidR="00034DF8">
        <w:rPr>
          <w:rFonts w:ascii="Times New Roman" w:hAnsi="Times New Roman" w:cs="Times New Roman"/>
        </w:rPr>
        <w:fldChar w:fldCharType="end"/>
      </w:r>
    </w:p>
    <w:p w:rsidR="00636240" w:rsidRPr="00785F8E" w:rsidRDefault="00636240" w:rsidP="00C3274B">
      <w:pPr>
        <w:pStyle w:val="ListParagraph"/>
        <w:spacing w:after="120" w:line="240" w:lineRule="auto"/>
        <w:jc w:val="both"/>
        <w:rPr>
          <w:rFonts w:ascii="Times New Roman" w:hAnsi="Times New Roman" w:cs="Times New Roman"/>
        </w:rPr>
      </w:pPr>
    </w:p>
    <w:p w:rsidR="00636240" w:rsidRPr="00785F8E" w:rsidRDefault="001D3FB0" w:rsidP="00C3274B">
      <w:pPr>
        <w:spacing w:after="120" w:line="240" w:lineRule="auto"/>
        <w:jc w:val="both"/>
        <w:rPr>
          <w:rFonts w:ascii="Times New Roman" w:hAnsi="Times New Roman" w:cs="Times New Roman"/>
        </w:rPr>
      </w:pPr>
      <w:r w:rsidRPr="00785F8E">
        <w:rPr>
          <w:rFonts w:ascii="Times New Roman" w:hAnsi="Times New Roman" w:cs="Times New Roman"/>
        </w:rPr>
        <w:t xml:space="preserve">There </w:t>
      </w:r>
      <w:r w:rsidR="00B0739B" w:rsidRPr="00785F8E">
        <w:rPr>
          <w:rFonts w:ascii="Times New Roman" w:hAnsi="Times New Roman" w:cs="Times New Roman"/>
        </w:rPr>
        <w:t>are</w:t>
      </w:r>
      <w:r w:rsidR="00854FD4" w:rsidRPr="00785F8E">
        <w:rPr>
          <w:rFonts w:ascii="Times New Roman" w:hAnsi="Times New Roman" w:cs="Times New Roman"/>
        </w:rPr>
        <w:t xml:space="preserve"> certainly</w:t>
      </w:r>
      <w:r w:rsidRPr="00785F8E">
        <w:rPr>
          <w:rFonts w:ascii="Times New Roman" w:hAnsi="Times New Roman" w:cs="Times New Roman"/>
        </w:rPr>
        <w:t xml:space="preserve"> several </w:t>
      </w:r>
      <w:r w:rsidR="00854FD4" w:rsidRPr="00785F8E">
        <w:rPr>
          <w:rFonts w:ascii="Times New Roman" w:hAnsi="Times New Roman" w:cs="Times New Roman"/>
        </w:rPr>
        <w:t>limitations</w:t>
      </w:r>
      <w:r w:rsidRPr="00785F8E">
        <w:rPr>
          <w:rFonts w:ascii="Times New Roman" w:hAnsi="Times New Roman" w:cs="Times New Roman"/>
        </w:rPr>
        <w:t xml:space="preserve"> in</w:t>
      </w:r>
      <w:r w:rsidR="00854FD4" w:rsidRPr="00785F8E">
        <w:rPr>
          <w:rFonts w:ascii="Times New Roman" w:hAnsi="Times New Roman" w:cs="Times New Roman"/>
        </w:rPr>
        <w:t xml:space="preserve"> the</w:t>
      </w:r>
      <w:r w:rsidRPr="00785F8E">
        <w:rPr>
          <w:rFonts w:ascii="Times New Roman" w:hAnsi="Times New Roman" w:cs="Times New Roman"/>
        </w:rPr>
        <w:t xml:space="preserve"> proposed proof-of-concept search.</w:t>
      </w:r>
      <w:r w:rsidR="00424B96" w:rsidRPr="00785F8E">
        <w:rPr>
          <w:rFonts w:ascii="Times New Roman" w:hAnsi="Times New Roman" w:cs="Times New Roman"/>
        </w:rPr>
        <w:t xml:space="preserve"> This approach currently resort the </w:t>
      </w:r>
      <w:proofErr w:type="spellStart"/>
      <w:r w:rsidR="00424B96" w:rsidRPr="00785F8E">
        <w:rPr>
          <w:rFonts w:ascii="Times New Roman" w:hAnsi="Times New Roman" w:cs="Times New Roman"/>
        </w:rPr>
        <w:t>Pfam</w:t>
      </w:r>
      <w:proofErr w:type="spellEnd"/>
      <w:r w:rsidR="00424B96" w:rsidRPr="00785F8E">
        <w:rPr>
          <w:rFonts w:ascii="Times New Roman" w:hAnsi="Times New Roman" w:cs="Times New Roman"/>
        </w:rPr>
        <w:t xml:space="preserve"> database to extract conserved protein </w:t>
      </w:r>
      <w:r w:rsidR="00FC50D4" w:rsidRPr="00785F8E">
        <w:rPr>
          <w:rFonts w:ascii="Times New Roman" w:hAnsi="Times New Roman" w:cs="Times New Roman"/>
        </w:rPr>
        <w:t xml:space="preserve">domain for candidate </w:t>
      </w:r>
      <w:proofErr w:type="spellStart"/>
      <w:r w:rsidR="00FC50D4" w:rsidRPr="00785F8E">
        <w:rPr>
          <w:rFonts w:ascii="Times New Roman" w:hAnsi="Times New Roman" w:cs="Times New Roman"/>
        </w:rPr>
        <w:t>nsSNPs</w:t>
      </w:r>
      <w:proofErr w:type="spellEnd"/>
      <w:r w:rsidR="00F01FFC" w:rsidRPr="00785F8E">
        <w:rPr>
          <w:rFonts w:ascii="Times New Roman" w:hAnsi="Times New Roman" w:cs="Times New Roman"/>
        </w:rPr>
        <w:t xml:space="preserve"> because</w:t>
      </w:r>
      <w:ins w:id="122" w:author="Lahiru" w:date="2015-04-11T00:45:00Z">
        <w:r w:rsidR="004B355E">
          <w:rPr>
            <w:rFonts w:ascii="Times New Roman" w:hAnsi="Times New Roman" w:cs="Times New Roman"/>
          </w:rPr>
          <w:t xml:space="preserve"> </w:t>
        </w:r>
      </w:ins>
      <w:r w:rsidR="00F01FFC" w:rsidRPr="00785F8E">
        <w:rPr>
          <w:rFonts w:ascii="Times New Roman" w:hAnsi="Times New Roman" w:cs="Times New Roman"/>
        </w:rPr>
        <w:t>known protein domain variation are limited.</w:t>
      </w:r>
      <w:ins w:id="123" w:author="Lahiru" w:date="2015-04-11T00:45:00Z">
        <w:r w:rsidR="004B355E">
          <w:rPr>
            <w:rFonts w:ascii="Times New Roman" w:hAnsi="Times New Roman" w:cs="Times New Roman"/>
          </w:rPr>
          <w:t xml:space="preserve"> </w:t>
        </w:r>
      </w:ins>
      <w:r w:rsidR="0071567A" w:rsidRPr="00785F8E">
        <w:rPr>
          <w:rFonts w:ascii="Times New Roman" w:hAnsi="Times New Roman" w:cs="Times New Roman"/>
        </w:rPr>
        <w:t>To overcome the problem can be use any other sequence alignment tool such as BLAST or PSIBLAST to extract sequence conservation features</w:t>
      </w:r>
      <w:r w:rsidR="00C019D2" w:rsidRPr="00785F8E">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&lt;EndNote&gt;&lt;Cite&gt;&lt;Author&gt;Altschul&lt;/Author&gt;&lt;Year&gt;1997&lt;/Year&gt;&lt;RecNum&gt;33&lt;/RecNum&gt;&lt;DisplayText&gt;(24)&lt;/DisplayText&gt;&lt;record&gt;&lt;rec-number&gt;33&lt;/rec-number&gt;&lt;foreign-keys&gt;&lt;key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24" w:tooltip="Altschul, 1997 #33" w:history="1">
        <w:r w:rsidR="00B051DA">
          <w:rPr>
            <w:rFonts w:ascii="Times New Roman" w:hAnsi="Times New Roman" w:cs="Times New Roman"/>
            <w:noProof/>
          </w:rPr>
          <w:t>24</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71567A" w:rsidRPr="00785F8E">
        <w:rPr>
          <w:rFonts w:ascii="Times New Roman" w:hAnsi="Times New Roman" w:cs="Times New Roman"/>
        </w:rPr>
        <w:t>.</w:t>
      </w:r>
      <w:hyperlink w:anchor="_ENREF_14" w:tooltip="Rui, 2011 #5" w:history="1">
        <w:r w:rsidR="00B051DA"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051DA">
          <w:rPr>
            <w:rFonts w:ascii="Times New Roman" w:hAnsi="Times New Roman" w:cs="Times New Roman"/>
          </w:rPr>
          <w:instrText xml:space="preserve"> ADDIN EN.CITE </w:instrText>
        </w:r>
        <w:r w:rsidR="00B051DA">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MDExPC9ZZWFyPjxSZWNOdW0+NTwvUmVjTnVtPjxEaXNwbGF5VGV4dD5SdWkgYW5kIEppYXhpbiAo
MTQpPC9EaXNwbGF5VGV4dD48cmVjb3JkPjxyZWMtbnVtYmVyPjU8L3JlYy1udW1iZXI+PGZvcmVp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051DA">
          <w:rPr>
            <w:rFonts w:ascii="Times New Roman" w:hAnsi="Times New Roman" w:cs="Times New Roman"/>
          </w:rPr>
          <w:instrText xml:space="preserve"> ADDIN EN.CITE.DATA </w:instrText>
        </w:r>
        <w:r w:rsidR="00B051DA">
          <w:rPr>
            <w:rFonts w:ascii="Times New Roman" w:hAnsi="Times New Roman" w:cs="Times New Roman"/>
          </w:rPr>
        </w:r>
        <w:r w:rsidR="00B051DA">
          <w:rPr>
            <w:rFonts w:ascii="Times New Roman" w:hAnsi="Times New Roman" w:cs="Times New Roman"/>
          </w:rPr>
          <w:fldChar w:fldCharType="end"/>
        </w:r>
        <w:r w:rsidR="00B051DA" w:rsidRPr="00785F8E">
          <w:rPr>
            <w:rFonts w:ascii="Times New Roman" w:hAnsi="Times New Roman" w:cs="Times New Roman"/>
          </w:rPr>
        </w:r>
        <w:r w:rsidR="00B051DA" w:rsidRPr="00785F8E">
          <w:rPr>
            <w:rFonts w:ascii="Times New Roman" w:hAnsi="Times New Roman" w:cs="Times New Roman"/>
          </w:rPr>
          <w:fldChar w:fldCharType="separate"/>
        </w:r>
        <w:r w:rsidR="00B051DA">
          <w:rPr>
            <w:rFonts w:ascii="Times New Roman" w:hAnsi="Times New Roman" w:cs="Times New Roman"/>
            <w:noProof/>
          </w:rPr>
          <w:t>Rui and Jiaxin (14)</w:t>
        </w:r>
        <w:r w:rsidR="00B051DA" w:rsidRPr="00785F8E">
          <w:rPr>
            <w:rFonts w:ascii="Times New Roman" w:hAnsi="Times New Roman" w:cs="Times New Roman"/>
          </w:rPr>
          <w:fldChar w:fldCharType="end"/>
        </w:r>
      </w:hyperlink>
      <w:r w:rsidR="00B72AAF" w:rsidRPr="00785F8E">
        <w:rPr>
          <w:rFonts w:ascii="Times New Roman" w:hAnsi="Times New Roman" w:cs="Times New Roman"/>
        </w:rPr>
        <w:t xml:space="preserve"> And </w:t>
      </w:r>
      <w:hyperlink w:anchor="_ENREF_1" w:tooltip="Jiaxin, 2010 #17" w:history="1">
        <w:r w:rsidR="00B051DA"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051DA">
          <w:rPr>
            <w:rFonts w:ascii="Times New Roman" w:hAnsi="Times New Roman" w:cs="Times New Roman"/>
          </w:rPr>
          <w:instrText xml:space="preserve"> ADDIN EN.CITE </w:instrText>
        </w:r>
        <w:r w:rsidR="00B051DA">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051DA">
          <w:rPr>
            <w:rFonts w:ascii="Times New Roman" w:hAnsi="Times New Roman" w:cs="Times New Roman"/>
          </w:rPr>
          <w:instrText xml:space="preserve"> ADDIN EN.CITE.DATA </w:instrText>
        </w:r>
        <w:r w:rsidR="00B051DA">
          <w:rPr>
            <w:rFonts w:ascii="Times New Roman" w:hAnsi="Times New Roman" w:cs="Times New Roman"/>
          </w:rPr>
        </w:r>
        <w:r w:rsidR="00B051DA">
          <w:rPr>
            <w:rFonts w:ascii="Times New Roman" w:hAnsi="Times New Roman" w:cs="Times New Roman"/>
          </w:rPr>
          <w:fldChar w:fldCharType="end"/>
        </w:r>
        <w:r w:rsidR="00B051DA" w:rsidRPr="00785F8E">
          <w:rPr>
            <w:rFonts w:ascii="Times New Roman" w:hAnsi="Times New Roman" w:cs="Times New Roman"/>
          </w:rPr>
        </w:r>
        <w:r w:rsidR="00B051DA" w:rsidRPr="00785F8E">
          <w:rPr>
            <w:rFonts w:ascii="Times New Roman" w:hAnsi="Times New Roman" w:cs="Times New Roman"/>
          </w:rPr>
          <w:fldChar w:fldCharType="separate"/>
        </w:r>
        <w:r w:rsidR="00B051DA">
          <w:rPr>
            <w:rFonts w:ascii="Times New Roman" w:hAnsi="Times New Roman" w:cs="Times New Roman"/>
            <w:noProof/>
          </w:rPr>
          <w:t>Jiaxin, Wangshu (1)</w:t>
        </w:r>
        <w:r w:rsidR="00B051DA" w:rsidRPr="00785F8E">
          <w:rPr>
            <w:rFonts w:ascii="Times New Roman" w:hAnsi="Times New Roman" w:cs="Times New Roman"/>
          </w:rPr>
          <w:fldChar w:fldCharType="end"/>
        </w:r>
      </w:hyperlink>
      <w:r w:rsidR="00B72AAF" w:rsidRPr="00785F8E">
        <w:rPr>
          <w:rFonts w:ascii="Times New Roman" w:hAnsi="Times New Roman" w:cs="Times New Roman"/>
        </w:rPr>
        <w:t xml:space="preserve"> both </w:t>
      </w:r>
      <w:r w:rsidR="00CD238D" w:rsidRPr="00785F8E">
        <w:rPr>
          <w:rFonts w:ascii="Times New Roman" w:hAnsi="Times New Roman" w:cs="Times New Roman"/>
        </w:rPr>
        <w:t xml:space="preserve">mention </w:t>
      </w:r>
      <w:r w:rsidR="00B72AAF" w:rsidRPr="00785F8E">
        <w:rPr>
          <w:rFonts w:ascii="Times New Roman" w:hAnsi="Times New Roman" w:cs="Times New Roman"/>
        </w:rPr>
        <w:t>in their researches, mutation in other genome regions such as transcriptional-factor binding sites or promoter regions may also cause to human diseases.</w:t>
      </w:r>
    </w:p>
    <w:p w:rsidR="00B741B9" w:rsidRPr="00785F8E" w:rsidRDefault="00626F3E" w:rsidP="00C3274B">
      <w:pPr>
        <w:spacing w:after="240" w:line="240" w:lineRule="auto"/>
        <w:jc w:val="both"/>
        <w:rPr>
          <w:rFonts w:ascii="Times New Roman" w:hAnsi="Times New Roman" w:cs="Times New Roman"/>
        </w:rPr>
      </w:pPr>
      <w:r w:rsidRPr="00785F8E">
        <w:rPr>
          <w:rFonts w:ascii="Times New Roman" w:hAnsi="Times New Roman" w:cs="Times New Roman"/>
        </w:rPr>
        <w:t xml:space="preserve">The binary classification </w:t>
      </w:r>
      <w:r w:rsidR="000E0BAB" w:rsidRPr="00785F8E">
        <w:rPr>
          <w:rFonts w:ascii="Times New Roman" w:hAnsi="Times New Roman" w:cs="Times New Roman"/>
        </w:rPr>
        <w:t>solution which is</w:t>
      </w:r>
      <w:ins w:id="124" w:author="Lahiru" w:date="2015-04-11T00:45:00Z">
        <w:r w:rsidR="004B355E">
          <w:rPr>
            <w:rFonts w:ascii="Times New Roman" w:hAnsi="Times New Roman" w:cs="Times New Roman"/>
          </w:rPr>
          <w:t xml:space="preserve"> </w:t>
        </w:r>
      </w:ins>
      <w:r w:rsidR="004B4897" w:rsidRPr="00785F8E">
        <w:rPr>
          <w:rFonts w:ascii="Times New Roman" w:hAnsi="Times New Roman" w:cs="Times New Roman"/>
        </w:rPr>
        <w:t>applied</w:t>
      </w:r>
      <w:r w:rsidRPr="00785F8E">
        <w:rPr>
          <w:rFonts w:ascii="Times New Roman" w:hAnsi="Times New Roman" w:cs="Times New Roman"/>
        </w:rPr>
        <w:t xml:space="preserve"> to identify diseases associated with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the </w:t>
      </w:r>
      <w:proofErr w:type="spellStart"/>
      <w:r w:rsidRPr="00785F8E">
        <w:rPr>
          <w:rFonts w:ascii="Times New Roman" w:hAnsi="Times New Roman" w:cs="Times New Roman"/>
        </w:rPr>
        <w:t>Logitboost</w:t>
      </w:r>
      <w:proofErr w:type="spellEnd"/>
      <w:r w:rsidRPr="00785F8E">
        <w:rPr>
          <w:rFonts w:ascii="Times New Roman" w:hAnsi="Times New Roman" w:cs="Times New Roman"/>
        </w:rPr>
        <w:t xml:space="preserve"> is the more accurate classification algorithm.</w:t>
      </w:r>
      <w:r w:rsidR="004B4897" w:rsidRPr="00785F8E">
        <w:rPr>
          <w:rFonts w:ascii="Times New Roman" w:hAnsi="Times New Roman" w:cs="Times New Roman"/>
        </w:rPr>
        <w:t xml:space="preserve"> But it is fully depends on the multiple sequence alignment.</w:t>
      </w:r>
      <w:r w:rsidR="00983597" w:rsidRPr="00785F8E">
        <w:rPr>
          <w:rFonts w:ascii="Times New Roman" w:hAnsi="Times New Roman" w:cs="Times New Roman"/>
        </w:rPr>
        <w:t xml:space="preserve"> Combination of the multiple sequence analysis and domain-domain interaction method is best method to identify </w:t>
      </w:r>
      <w:proofErr w:type="spellStart"/>
      <w:r w:rsidR="00983597" w:rsidRPr="00785F8E">
        <w:rPr>
          <w:rFonts w:ascii="Times New Roman" w:hAnsi="Times New Roman" w:cs="Times New Roman"/>
        </w:rPr>
        <w:t>nsSNPs</w:t>
      </w:r>
      <w:proofErr w:type="spellEnd"/>
      <w:r w:rsidR="00983597" w:rsidRPr="00785F8E">
        <w:rPr>
          <w:rFonts w:ascii="Times New Roman" w:hAnsi="Times New Roman" w:cs="Times New Roman"/>
        </w:rPr>
        <w:t xml:space="preserve"> associate with diseases.</w:t>
      </w:r>
      <w:ins w:id="125" w:author="Lahiru" w:date="2015-04-11T00:46:00Z">
        <w:r w:rsidR="004B355E">
          <w:rPr>
            <w:rFonts w:ascii="Times New Roman" w:hAnsi="Times New Roman" w:cs="Times New Roman"/>
          </w:rPr>
          <w:t xml:space="preserve"> </w:t>
        </w:r>
      </w:ins>
      <w:r w:rsidR="00045CD1" w:rsidRPr="00785F8E">
        <w:rPr>
          <w:rFonts w:ascii="Times New Roman" w:hAnsi="Times New Roman" w:cs="Times New Roman"/>
        </w:rPr>
        <w:t>Further enhancement can be added to domain-domain interaction model.</w:t>
      </w:r>
      <w:r w:rsidR="00083018" w:rsidRPr="00785F8E">
        <w:rPr>
          <w:rFonts w:ascii="Times New Roman" w:hAnsi="Times New Roman" w:cs="Times New Roman"/>
        </w:rPr>
        <w:t xml:space="preserve"> There are other data source can be used to evaluate functional similarity </w:t>
      </w:r>
      <w:r w:rsidR="00CF4F1D" w:rsidRPr="00785F8E">
        <w:rPr>
          <w:rFonts w:ascii="Times New Roman" w:hAnsi="Times New Roman" w:cs="Times New Roman"/>
        </w:rPr>
        <w:t>between</w:t>
      </w:r>
      <w:r w:rsidR="00083018" w:rsidRPr="00785F8E">
        <w:rPr>
          <w:rFonts w:ascii="Times New Roman" w:hAnsi="Times New Roman" w:cs="Times New Roman"/>
        </w:rPr>
        <w:t xml:space="preserve"> two </w:t>
      </w:r>
      <w:r w:rsidR="00CF4F1D" w:rsidRPr="00785F8E">
        <w:rPr>
          <w:rFonts w:ascii="Times New Roman" w:hAnsi="Times New Roman" w:cs="Times New Roman"/>
        </w:rPr>
        <w:t>genes</w:t>
      </w:r>
      <w:r w:rsidR="00083018" w:rsidRPr="00785F8E">
        <w:rPr>
          <w:rFonts w:ascii="Times New Roman" w:hAnsi="Times New Roman" w:cs="Times New Roman"/>
        </w:rPr>
        <w:t xml:space="preserve"> and their products.</w:t>
      </w:r>
      <w:ins w:id="126" w:author="Lahiru" w:date="2015-04-11T00:46:00Z">
        <w:r w:rsidR="004B355E">
          <w:rPr>
            <w:rFonts w:ascii="Times New Roman" w:hAnsi="Times New Roman" w:cs="Times New Roman"/>
          </w:rPr>
          <w:t xml:space="preserve"> </w:t>
        </w:r>
      </w:ins>
      <w:r w:rsidR="00374991" w:rsidRPr="00785F8E">
        <w:rPr>
          <w:rFonts w:ascii="Times New Roman" w:hAnsi="Times New Roman" w:cs="Times New Roman"/>
        </w:rPr>
        <w:t>These data source contain gene expression profile, gene ontology annotations, protein-protein interaction, and many others</w:t>
      </w:r>
      <w:ins w:id="127" w:author="Lahiru" w:date="2015-04-11T00:46:00Z">
        <w:r w:rsidR="004B355E">
          <w:rPr>
            <w:rFonts w:ascii="Times New Roman" w:hAnsi="Times New Roman" w:cs="Times New Roman"/>
          </w:rPr>
          <w:t xml:space="preserve"> </w:t>
        </w:r>
      </w:ins>
      <w:r w:rsidR="00C019D2" w:rsidRPr="00785F8E">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785F8E">
        <w:rPr>
          <w:rFonts w:ascii="Times New Roman" w:hAnsi="Times New Roman" w:cs="Times New Roman"/>
        </w:rPr>
      </w:r>
      <w:r w:rsidR="00C019D2" w:rsidRPr="00785F8E">
        <w:rPr>
          <w:rFonts w:ascii="Times New Roman" w:hAnsi="Times New Roman" w:cs="Times New Roman"/>
        </w:rPr>
        <w:fldChar w:fldCharType="separate"/>
      </w:r>
      <w:r w:rsidR="0096243D">
        <w:rPr>
          <w:rFonts w:ascii="Times New Roman" w:hAnsi="Times New Roman" w:cs="Times New Roman"/>
          <w:noProof/>
        </w:rPr>
        <w:t>(</w:t>
      </w:r>
      <w:hyperlink w:anchor="_ENREF_14" w:tooltip="Rui, 2011 #5" w:history="1">
        <w:r w:rsidR="00B051DA">
          <w:rPr>
            <w:rFonts w:ascii="Times New Roman" w:hAnsi="Times New Roman" w:cs="Times New Roman"/>
            <w:noProof/>
          </w:rPr>
          <w:t>14</w:t>
        </w:r>
      </w:hyperlink>
      <w:r w:rsidR="0096243D">
        <w:rPr>
          <w:rFonts w:ascii="Times New Roman" w:hAnsi="Times New Roman" w:cs="Times New Roman"/>
          <w:noProof/>
        </w:rPr>
        <w:t>)</w:t>
      </w:r>
      <w:r w:rsidR="00C019D2" w:rsidRPr="00785F8E">
        <w:rPr>
          <w:rFonts w:ascii="Times New Roman" w:hAnsi="Times New Roman" w:cs="Times New Roman"/>
        </w:rPr>
        <w:fldChar w:fldCharType="end"/>
      </w:r>
      <w:r w:rsidR="00374991" w:rsidRPr="00785F8E">
        <w:rPr>
          <w:rFonts w:ascii="Times New Roman" w:hAnsi="Times New Roman" w:cs="Times New Roman"/>
        </w:rPr>
        <w:t>.</w:t>
      </w:r>
    </w:p>
    <w:p w:rsidR="00CE6D4C" w:rsidRDefault="00CE6D4C" w:rsidP="00587B77">
      <w:pPr>
        <w:pStyle w:val="Heading1"/>
        <w:numPr>
          <w:ilvl w:val="0"/>
          <w:numId w:val="9"/>
        </w:numPr>
        <w:spacing w:before="0" w:after="120"/>
        <w:jc w:val="both"/>
      </w:pPr>
      <w:bookmarkStart w:id="128" w:name="_Toc401785164"/>
      <w:bookmarkStart w:id="129" w:name="_Toc401788358"/>
      <w:r>
        <w:t xml:space="preserve">Combination of </w:t>
      </w:r>
      <w:r w:rsidR="00FF6520">
        <w:t>SNPs and</w:t>
      </w:r>
      <w:r w:rsidR="00BB4B73">
        <w:t xml:space="preserve"> other method</w:t>
      </w:r>
      <w:r w:rsidR="00770E19">
        <w:t>ologies</w:t>
      </w:r>
      <w:bookmarkEnd w:id="128"/>
      <w:bookmarkEnd w:id="129"/>
    </w:p>
    <w:p w:rsidR="00270BEB" w:rsidRPr="009134F8" w:rsidRDefault="00B051DA" w:rsidP="009134F8">
      <w:pPr>
        <w:jc w:val="both"/>
        <w:rPr>
          <w:rFonts w:ascii="Times New Roman" w:hAnsi="Times New Roman" w:cs="Times New Roman"/>
        </w:rPr>
      </w:pPr>
      <w:hyperlink w:anchor="_ENREF_2" w:tooltip="Fiaschi, 2009 #1"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Fiaschi, Garibaldi (2)</w:t>
        </w:r>
        <w:r w:rsidRPr="009134F8">
          <w:rPr>
            <w:rFonts w:ascii="Times New Roman" w:hAnsi="Times New Roman" w:cs="Times New Roman"/>
          </w:rPr>
          <w:fldChar w:fldCharType="end"/>
        </w:r>
      </w:hyperlink>
      <w:del w:id="130" w:author="Medie" w:date="2015-04-09T17:52:00Z">
        <w:r w:rsidR="00577154" w:rsidRPr="009134F8" w:rsidDel="00C16107">
          <w:rPr>
            <w:rFonts w:ascii="Times New Roman" w:hAnsi="Times New Roman" w:cs="Times New Roman"/>
          </w:rPr>
          <w:delText xml:space="preserve">assert </w:delText>
        </w:r>
      </w:del>
      <w:ins w:id="131" w:author="Medie" w:date="2015-04-09T17:52:00Z">
        <w:r w:rsidR="00C16107">
          <w:rPr>
            <w:rFonts w:ascii="Times New Roman" w:hAnsi="Times New Roman" w:cs="Times New Roman"/>
          </w:rPr>
          <w:t xml:space="preserve"> </w:t>
        </w:r>
        <w:proofErr w:type="gramStart"/>
        <w:r w:rsidR="00C16107">
          <w:rPr>
            <w:rFonts w:ascii="Times New Roman" w:hAnsi="Times New Roman" w:cs="Times New Roman"/>
          </w:rPr>
          <w:t>suggest</w:t>
        </w:r>
        <w:proofErr w:type="gramEnd"/>
        <w:r w:rsidR="00C16107" w:rsidRPr="009134F8">
          <w:rPr>
            <w:rFonts w:ascii="Times New Roman" w:hAnsi="Times New Roman" w:cs="Times New Roman"/>
          </w:rPr>
          <w:t xml:space="preserve"> </w:t>
        </w:r>
      </w:ins>
      <w:r w:rsidR="00577154" w:rsidRPr="009134F8">
        <w:rPr>
          <w:rFonts w:ascii="Times New Roman" w:hAnsi="Times New Roman" w:cs="Times New Roman"/>
        </w:rPr>
        <w:t>that</w:t>
      </w:r>
      <w:r w:rsidR="00124A26" w:rsidRPr="009134F8">
        <w:rPr>
          <w:rFonts w:ascii="Times New Roman" w:hAnsi="Times New Roman" w:cs="Times New Roman"/>
        </w:rPr>
        <w:t xml:space="preserve"> SNP</w:t>
      </w:r>
      <w:r w:rsidR="00270BEB" w:rsidRPr="009134F8">
        <w:rPr>
          <w:rFonts w:ascii="Times New Roman" w:hAnsi="Times New Roman" w:cs="Times New Roman"/>
        </w:rPr>
        <w:t>s and other clinical</w:t>
      </w:r>
      <w:r w:rsidR="005E6270" w:rsidRPr="009134F8">
        <w:rPr>
          <w:rFonts w:ascii="Times New Roman" w:hAnsi="Times New Roman" w:cs="Times New Roman"/>
        </w:rPr>
        <w:t xml:space="preserve"> contribute for the inherited diseases.</w:t>
      </w:r>
      <w:r w:rsidR="000C3EC4" w:rsidRPr="009134F8">
        <w:rPr>
          <w:rFonts w:ascii="Times New Roman" w:hAnsi="Times New Roman" w:cs="Times New Roman"/>
        </w:rPr>
        <w:t xml:space="preserve"> The general framework is proposed to solve that problem </w:t>
      </w:r>
      <w:r w:rsidR="004A02E4" w:rsidRPr="009134F8">
        <w:rPr>
          <w:rFonts w:ascii="Times New Roman" w:hAnsi="Times New Roman" w:cs="Times New Roman"/>
        </w:rPr>
        <w:t>and apply it find pre-</w:t>
      </w:r>
      <w:proofErr w:type="spellStart"/>
      <w:r w:rsidR="004A02E4" w:rsidRPr="009134F8">
        <w:rPr>
          <w:rFonts w:ascii="Times New Roman" w:hAnsi="Times New Roman" w:cs="Times New Roman"/>
        </w:rPr>
        <w:t>eclampsia</w:t>
      </w:r>
      <w:proofErr w:type="spellEnd"/>
      <w:r w:rsidR="004A02E4" w:rsidRPr="009134F8">
        <w:rPr>
          <w:rFonts w:ascii="Times New Roman" w:hAnsi="Times New Roman" w:cs="Times New Roman"/>
        </w:rPr>
        <w:t>, a progressive disorder</w:t>
      </w:r>
      <w:r w:rsidR="005D6D5F" w:rsidRPr="009134F8">
        <w:rPr>
          <w:rFonts w:ascii="Times New Roman" w:hAnsi="Times New Roman" w:cs="Times New Roman"/>
        </w:rPr>
        <w:t xml:space="preserve"> which occurs during pregnancy and soon after the birth, affecting both the mother and their babies</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&lt;EndNote&gt;&lt;Cite&gt;&lt;Author&gt;Roberts&lt;/Author&gt;&lt;RecNum&gt;34&lt;/RecNum&gt;&lt;DisplayText&gt;(25)&lt;/DisplayText&gt;&lt;record&gt;&lt;rec-number&gt;34&lt;/rec-number&gt;&lt;foreign-keys&gt;&lt;key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25" w:tooltip="Roberts, 1989 #34" w:history="1">
        <w:r>
          <w:rPr>
            <w:rFonts w:ascii="Times New Roman" w:hAnsi="Times New Roman" w:cs="Times New Roman"/>
            <w:noProof/>
          </w:rPr>
          <w:t>25</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5D6D5F" w:rsidRPr="009134F8">
        <w:rPr>
          <w:rFonts w:ascii="Times New Roman" w:hAnsi="Times New Roman" w:cs="Times New Roman"/>
        </w:rPr>
        <w:t>.</w:t>
      </w:r>
      <w:hyperlink w:anchor="_ENREF_26" w:tooltip="Liangcai, 2008 #8" w:history="1">
        <w:r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9134F8">
          <w:rPr>
            <w:rFonts w:ascii="Times New Roman" w:hAnsi="Times New Roman" w:cs="Times New Roman"/>
          </w:rPr>
        </w:r>
        <w:r w:rsidRPr="009134F8">
          <w:rPr>
            <w:rFonts w:ascii="Times New Roman" w:hAnsi="Times New Roman" w:cs="Times New Roman"/>
          </w:rPr>
          <w:fldChar w:fldCharType="separate"/>
        </w:r>
        <w:r>
          <w:rPr>
            <w:rFonts w:ascii="Times New Roman" w:hAnsi="Times New Roman" w:cs="Times New Roman"/>
            <w:noProof/>
          </w:rPr>
          <w:t>Liangcai, Lina (26)</w:t>
        </w:r>
        <w:r w:rsidRPr="009134F8">
          <w:rPr>
            <w:rFonts w:ascii="Times New Roman" w:hAnsi="Times New Roman" w:cs="Times New Roman"/>
          </w:rPr>
          <w:fldChar w:fldCharType="end"/>
        </w:r>
      </w:hyperlink>
      <w:r w:rsidR="008A50DC" w:rsidRPr="009134F8">
        <w:rPr>
          <w:rFonts w:ascii="Times New Roman" w:hAnsi="Times New Roman" w:cs="Times New Roman"/>
        </w:rPr>
        <w:t xml:space="preserve"> argue mutated risk genes and jointly genetic and environmental factors, which are thought to be key importance</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&lt;EndNote&gt;&lt;Cite&gt;&lt;Author&gt;Risch&lt;/Author&gt;&lt;Year&gt;1996&lt;/Year&gt;&lt;RecNum&gt;35&lt;/RecNum&gt;&lt;DisplayText&gt;(27)&lt;/DisplayText&gt;&lt;record&gt;&lt;rec-number&gt;35&lt;/rec-number&gt;&lt;foreign-keys&gt;&lt;key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url&gt;http://www.sciencemag.org/content/273/5281/1516&lt;/url&gt;&lt;/related-urls&gt;&lt;/urls&gt;&lt;electronic-resource-num&gt;10.1126/science.273.5281.1516&lt;/electronic-resource-num&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27" w:tooltip="Risch, 1996 #35" w:history="1">
        <w:r>
          <w:rPr>
            <w:rFonts w:ascii="Times New Roman" w:hAnsi="Times New Roman" w:cs="Times New Roman"/>
            <w:noProof/>
          </w:rPr>
          <w:t>27</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48443C" w:rsidRPr="009134F8">
        <w:rPr>
          <w:rFonts w:ascii="Times New Roman" w:hAnsi="Times New Roman" w:cs="Times New Roman"/>
        </w:rPr>
        <w:t>.</w:t>
      </w:r>
      <w:r w:rsidR="00035D3E" w:rsidRPr="009134F8">
        <w:rPr>
          <w:rFonts w:ascii="Times New Roman" w:hAnsi="Times New Roman" w:cs="Times New Roman"/>
        </w:rPr>
        <w:t>Proposed method is apply for</w:t>
      </w:r>
      <w:r w:rsidR="009E1BA1" w:rsidRPr="009134F8">
        <w:rPr>
          <w:rFonts w:ascii="Times New Roman" w:hAnsi="Times New Roman" w:cs="Times New Roman"/>
        </w:rPr>
        <w:t xml:space="preserve"> analysis risk pathway of</w:t>
      </w:r>
      <w:r w:rsidR="00035D3E" w:rsidRPr="009134F8">
        <w:rPr>
          <w:rFonts w:ascii="Times New Roman" w:hAnsi="Times New Roman" w:cs="Times New Roman"/>
        </w:rPr>
        <w:t xml:space="preserve"> the bipolar disorder(BD) and proved this method is correct</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&lt;EndNote&gt;&lt;Cite&gt;&lt;Author&gt;Hirschfeld&lt;/Author&gt;&lt;Year&gt;2003&lt;/Year&gt;&lt;RecNum&gt;36&lt;/RecNum&gt;&lt;DisplayText&gt;(28)&lt;/DisplayText&gt;&lt;record&gt;&lt;rec-number&gt;36&lt;/rec-number&gt;&lt;foreign-keys&gt;&lt;key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28" w:tooltip="Hirschfeld, 2003 #36" w:history="1">
        <w:r>
          <w:rPr>
            <w:rFonts w:ascii="Times New Roman" w:hAnsi="Times New Roman" w:cs="Times New Roman"/>
            <w:noProof/>
          </w:rPr>
          <w:t>28</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035D3E" w:rsidRPr="009134F8">
        <w:rPr>
          <w:rFonts w:ascii="Times New Roman" w:hAnsi="Times New Roman" w:cs="Times New Roman"/>
        </w:rPr>
        <w:t>.</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proofErr w:type="gramStart"/>
      <w:ins w:id="132" w:author="Medie" w:date="2015-04-09T17:52:00Z">
        <w:r w:rsidR="00C16107">
          <w:rPr>
            <w:rFonts w:ascii="Times New Roman" w:hAnsi="Times New Roman" w:cs="Times New Roman"/>
          </w:rPr>
          <w:t>suggest</w:t>
        </w:r>
      </w:ins>
      <w:proofErr w:type="gramEnd"/>
      <w:del w:id="133" w:author="Medie" w:date="2015-04-09T17:52:00Z">
        <w:r w:rsidR="0077278E" w:rsidRPr="009134F8" w:rsidDel="00C16107">
          <w:rPr>
            <w:rFonts w:ascii="Times New Roman" w:hAnsi="Times New Roman" w:cs="Times New Roman"/>
          </w:rPr>
          <w:delText>believes</w:delText>
        </w:r>
      </w:del>
      <w:r w:rsidR="0077278E" w:rsidRPr="009134F8">
        <w:rPr>
          <w:rFonts w:ascii="Times New Roman" w:hAnsi="Times New Roman" w:cs="Times New Roman"/>
        </w:rPr>
        <w:t xml:space="preserve"> detecting association between human genetic variant and their phenotypic involvement is a significant problem in </w:t>
      </w:r>
      <w:r w:rsidR="00234CA2" w:rsidRPr="009134F8">
        <w:rPr>
          <w:rFonts w:ascii="Times New Roman" w:hAnsi="Times New Roman" w:cs="Times New Roman"/>
        </w:rPr>
        <w:t>understanding</w:t>
      </w:r>
      <w:r w:rsidR="0077278E" w:rsidRPr="009134F8">
        <w:rPr>
          <w:rFonts w:ascii="Times New Roman" w:hAnsi="Times New Roman" w:cs="Times New Roman"/>
        </w:rPr>
        <w:t xml:space="preserve"> genetic bases human-inherited diseases.</w:t>
      </w:r>
      <w:ins w:id="134" w:author="Lahiru" w:date="2015-04-11T00:46:00Z">
        <w:r w:rsidR="00F257B6">
          <w:rPr>
            <w:rFonts w:ascii="Times New Roman" w:hAnsi="Times New Roman" w:cs="Times New Roman"/>
          </w:rPr>
          <w:t xml:space="preserve"> </w:t>
        </w:r>
      </w:ins>
      <w:r w:rsidR="007A6F54" w:rsidRPr="009134F8">
        <w:rPr>
          <w:rFonts w:ascii="Times New Roman" w:hAnsi="Times New Roman" w:cs="Times New Roman"/>
        </w:rPr>
        <w:t xml:space="preserve">Most of the current system predicts association between </w:t>
      </w:r>
      <w:proofErr w:type="spellStart"/>
      <w:r w:rsidR="007A6F54" w:rsidRPr="009134F8">
        <w:rPr>
          <w:rFonts w:ascii="Times New Roman" w:hAnsi="Times New Roman" w:cs="Times New Roman"/>
        </w:rPr>
        <w:t>nsSNPs</w:t>
      </w:r>
      <w:proofErr w:type="spellEnd"/>
      <w:r w:rsidR="007A6F54" w:rsidRPr="009134F8">
        <w:rPr>
          <w:rFonts w:ascii="Times New Roman" w:hAnsi="Times New Roman" w:cs="Times New Roman"/>
        </w:rPr>
        <w:t xml:space="preserve"> and diseases based on features obtain from only protein sequence and/or structure information, and not given details about which specific disease in </w:t>
      </w:r>
      <w:proofErr w:type="spellStart"/>
      <w:r w:rsidR="007A6F54" w:rsidRPr="009134F8">
        <w:rPr>
          <w:rFonts w:ascii="Times New Roman" w:hAnsi="Times New Roman" w:cs="Times New Roman"/>
        </w:rPr>
        <w:t>nsSNPs</w:t>
      </w:r>
      <w:proofErr w:type="spellEnd"/>
      <w:r w:rsidR="007A6F54" w:rsidRPr="009134F8">
        <w:rPr>
          <w:rFonts w:ascii="Times New Roman" w:hAnsi="Times New Roman" w:cs="Times New Roman"/>
        </w:rPr>
        <w:t>.</w:t>
      </w:r>
    </w:p>
    <w:p w:rsidR="00A53B76" w:rsidRPr="009134F8" w:rsidRDefault="00B051DA" w:rsidP="009134F8">
      <w:pPr>
        <w:jc w:val="both"/>
        <w:rPr>
          <w:rFonts w:ascii="Times New Roman" w:hAnsi="Times New Roman" w:cs="Times New Roman"/>
        </w:rPr>
      </w:pPr>
      <w:hyperlink w:anchor="_ENREF_2" w:tooltip="Fiaschi, 2009 #1"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Fiaschi, Garibaldi (2)</w:t>
        </w:r>
        <w:r w:rsidRPr="009134F8">
          <w:rPr>
            <w:rFonts w:ascii="Times New Roman" w:hAnsi="Times New Roman" w:cs="Times New Roman"/>
          </w:rPr>
          <w:fldChar w:fldCharType="end"/>
        </w:r>
      </w:hyperlink>
      <w:proofErr w:type="gramStart"/>
      <w:r w:rsidR="009E0E75" w:rsidRPr="009134F8">
        <w:rPr>
          <w:rFonts w:ascii="Times New Roman" w:hAnsi="Times New Roman" w:cs="Times New Roman"/>
        </w:rPr>
        <w:t>explain</w:t>
      </w:r>
      <w:proofErr w:type="gramEnd"/>
      <w:del w:id="135" w:author="Medie" w:date="2015-04-09T17:52:00Z">
        <w:r w:rsidR="009E0E75" w:rsidRPr="009134F8" w:rsidDel="00C16107">
          <w:rPr>
            <w:rFonts w:ascii="Times New Roman" w:hAnsi="Times New Roman" w:cs="Times New Roman"/>
          </w:rPr>
          <w:delText>s</w:delText>
        </w:r>
      </w:del>
      <w:r w:rsidR="009E0E75" w:rsidRPr="009134F8">
        <w:rPr>
          <w:rFonts w:ascii="Times New Roman" w:hAnsi="Times New Roman" w:cs="Times New Roman"/>
        </w:rPr>
        <w:t xml:space="preserve"> case and control study method. This method is creates two different groups among the population. One group is labeled as </w:t>
      </w:r>
      <w:r w:rsidR="00685A02" w:rsidRPr="009134F8">
        <w:rPr>
          <w:rFonts w:ascii="Times New Roman" w:hAnsi="Times New Roman" w:cs="Times New Roman"/>
        </w:rPr>
        <w:t>‘case’ (</w:t>
      </w:r>
      <w:r w:rsidR="009E0E75" w:rsidRPr="009134F8">
        <w:rPr>
          <w:rFonts w:ascii="Times New Roman" w:hAnsi="Times New Roman" w:cs="Times New Roman"/>
        </w:rPr>
        <w:t>people with diseases or a condition) and the other group is labeled as ‘controls’</w:t>
      </w:r>
      <w:r w:rsidR="00DB4601" w:rsidRPr="009134F8">
        <w:rPr>
          <w:rFonts w:ascii="Times New Roman" w:hAnsi="Times New Roman" w:cs="Times New Roman"/>
        </w:rPr>
        <w:t>.</w:t>
      </w:r>
      <w:r w:rsidR="003B3A75" w:rsidRPr="009134F8">
        <w:rPr>
          <w:rFonts w:ascii="Times New Roman" w:hAnsi="Times New Roman" w:cs="Times New Roman"/>
        </w:rPr>
        <w:t xml:space="preserve"> Case control analysis in SNPs studies widely</w:t>
      </w:r>
      <w:r w:rsidR="00647BF6" w:rsidRPr="009134F8">
        <w:rPr>
          <w:rFonts w:ascii="Times New Roman" w:hAnsi="Times New Roman" w:cs="Times New Roman"/>
        </w:rPr>
        <w:t xml:space="preserve"> used sub-class algorithm of the decision tree.</w:t>
      </w:r>
      <w:r w:rsidR="00E10F9E" w:rsidRPr="009134F8">
        <w:rPr>
          <w:rFonts w:ascii="Times New Roman" w:hAnsi="Times New Roman" w:cs="Times New Roman"/>
        </w:rPr>
        <w:t xml:space="preserve"> In the study three algorithm taken in consideration: ID3</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&lt;EndNote&gt;&lt;Cite&gt;&lt;Author&gt;Breiman&lt;/Author&gt;&lt;Year&gt;1999&lt;/Year&gt;&lt;RecNum&gt;21&lt;/RecNum&gt;&lt;DisplayText&gt;(13)&lt;/DisplayText&gt;&lt;record&gt;&lt;rec-number&gt;21&lt;/rec-number&gt;&lt;foreign-keys&gt;&lt;key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13" w:tooltip="Breiman, 1999 #21" w:history="1">
        <w:r>
          <w:rPr>
            <w:rFonts w:ascii="Times New Roman" w:hAnsi="Times New Roman" w:cs="Times New Roman"/>
            <w:noProof/>
          </w:rPr>
          <w:t>13</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E10F9E" w:rsidRPr="009134F8">
        <w:rPr>
          <w:rFonts w:ascii="Times New Roman" w:hAnsi="Times New Roman" w:cs="Times New Roman"/>
        </w:rPr>
        <w:t xml:space="preserve">, </w:t>
      </w:r>
      <w:proofErr w:type="spellStart"/>
      <w:r w:rsidR="00E10F9E" w:rsidRPr="009134F8">
        <w:rPr>
          <w:rFonts w:ascii="Times New Roman" w:hAnsi="Times New Roman" w:cs="Times New Roman"/>
        </w:rPr>
        <w:t>ADTree</w:t>
      </w:r>
      <w:proofErr w:type="spellEnd"/>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&lt;EndNote&gt;&lt;Cite&gt;&lt;Author&gt;Freund&lt;/Author&gt;&lt;Year&gt;1999&lt;/Year&gt;&lt;RecNum&gt;39&lt;/RecNum&gt;&lt;DisplayText&gt;(30)&lt;/DisplayText&gt;&lt;record&gt;&lt;rec-number&gt;39&lt;/rec-number&gt;&lt;foreign-keys&gt;&lt;key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30" w:tooltip="Freund, 1999 #39" w:history="1">
        <w:r>
          <w:rPr>
            <w:rFonts w:ascii="Times New Roman" w:hAnsi="Times New Roman" w:cs="Times New Roman"/>
            <w:noProof/>
          </w:rPr>
          <w:t>30</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8D4DFD" w:rsidRPr="009134F8">
        <w:rPr>
          <w:rFonts w:ascii="Times New Roman" w:hAnsi="Times New Roman" w:cs="Times New Roman"/>
        </w:rPr>
        <w:t xml:space="preserve"> ,</w:t>
      </w:r>
      <w:r w:rsidR="00E10F9E" w:rsidRPr="009134F8">
        <w:rPr>
          <w:rFonts w:ascii="Times New Roman" w:hAnsi="Times New Roman" w:cs="Times New Roman"/>
        </w:rPr>
        <w:t xml:space="preserve"> and C4.5</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&lt;EndNote&gt;&lt;Cite&gt;&lt;Author&gt;Quinlan&lt;/Author&gt;&lt;Year&gt;1993&lt;/Year&gt;&lt;RecNum&gt;37&lt;/RecNum&gt;&lt;DisplayText&gt;(31)&lt;/DisplayText&gt;&lt;record&gt;&lt;rec-number&gt;37&lt;/rec-number&gt;&lt;foreign-keys&gt;&lt;key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31" w:tooltip="Quinlan, 1993 #37" w:history="1">
        <w:r>
          <w:rPr>
            <w:rFonts w:ascii="Times New Roman" w:hAnsi="Times New Roman" w:cs="Times New Roman"/>
            <w:noProof/>
          </w:rPr>
          <w:t>31</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8D4DFD" w:rsidRPr="009134F8">
        <w:rPr>
          <w:rFonts w:ascii="Times New Roman" w:hAnsi="Times New Roman" w:cs="Times New Roman"/>
        </w:rPr>
        <w:t>.</w:t>
      </w:r>
      <w:r w:rsidR="00720F89" w:rsidRPr="009134F8">
        <w:rPr>
          <w:rFonts w:ascii="Times New Roman" w:hAnsi="Times New Roman" w:cs="Times New Roman"/>
        </w:rPr>
        <w:t xml:space="preserve">Figure 3 shows the explanation of </w:t>
      </w:r>
      <w:r w:rsidR="00D6761B" w:rsidRPr="009134F8">
        <w:rPr>
          <w:rFonts w:ascii="Times New Roman" w:hAnsi="Times New Roman" w:cs="Times New Roman"/>
        </w:rPr>
        <w:t>the methodology step by step.</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ins w:id="136" w:author="Medie" w:date="2015-04-09T17:52:00Z">
        <w:r w:rsidR="00C16107">
          <w:t xml:space="preserve"> </w:t>
        </w:r>
      </w:ins>
      <w:proofErr w:type="gramStart"/>
      <w:r w:rsidR="005968C8" w:rsidRPr="009134F8">
        <w:rPr>
          <w:rFonts w:ascii="Times New Roman" w:hAnsi="Times New Roman" w:cs="Times New Roman"/>
        </w:rPr>
        <w:t>argue</w:t>
      </w:r>
      <w:proofErr w:type="gramEnd"/>
      <w:ins w:id="137" w:author="Medie" w:date="2015-04-09T17:52:00Z">
        <w:r w:rsidR="00C16107">
          <w:rPr>
            <w:rFonts w:ascii="Times New Roman" w:hAnsi="Times New Roman" w:cs="Times New Roman"/>
          </w:rPr>
          <w:t xml:space="preserve"> </w:t>
        </w:r>
      </w:ins>
      <w:proofErr w:type="spellStart"/>
      <w:r w:rsidR="00DD556B" w:rsidRPr="009134F8">
        <w:rPr>
          <w:rFonts w:ascii="Times New Roman" w:hAnsi="Times New Roman" w:cs="Times New Roman"/>
        </w:rPr>
        <w:t>nsSNP</w:t>
      </w:r>
      <w:proofErr w:type="spellEnd"/>
      <w:r w:rsidR="00DD556B" w:rsidRPr="009134F8">
        <w:rPr>
          <w:rFonts w:ascii="Times New Roman" w:hAnsi="Times New Roman" w:cs="Times New Roman"/>
        </w:rPr>
        <w:t xml:space="preserve"> associated diseases are binary </w:t>
      </w:r>
      <w:r w:rsidR="00DD556B" w:rsidRPr="009134F8">
        <w:rPr>
          <w:rFonts w:ascii="Times New Roman" w:hAnsi="Times New Roman" w:cs="Times New Roman"/>
        </w:rPr>
        <w:lastRenderedPageBreak/>
        <w:t>classification problem.</w:t>
      </w:r>
      <w:r w:rsidR="00C801A6" w:rsidRPr="009134F8">
        <w:rPr>
          <w:rFonts w:ascii="Times New Roman" w:hAnsi="Times New Roman" w:cs="Times New Roman"/>
        </w:rPr>
        <w:t xml:space="preserve"> Because new approached has been introduce to predict </w:t>
      </w:r>
      <w:r w:rsidR="00796517" w:rsidRPr="009134F8">
        <w:rPr>
          <w:rFonts w:ascii="Times New Roman" w:hAnsi="Times New Roman" w:cs="Times New Roman"/>
        </w:rPr>
        <w:t>association</w:t>
      </w:r>
      <w:r w:rsidR="00C801A6" w:rsidRPr="009134F8">
        <w:rPr>
          <w:rFonts w:ascii="Times New Roman" w:hAnsi="Times New Roman" w:cs="Times New Roman"/>
        </w:rPr>
        <w:t xml:space="preserve"> between </w:t>
      </w:r>
      <w:proofErr w:type="spellStart"/>
      <w:r w:rsidR="00C801A6" w:rsidRPr="009134F8">
        <w:rPr>
          <w:rFonts w:ascii="Times New Roman" w:hAnsi="Times New Roman" w:cs="Times New Roman"/>
        </w:rPr>
        <w:t>nsSNPs</w:t>
      </w:r>
      <w:proofErr w:type="spellEnd"/>
      <w:r w:rsidR="00C801A6" w:rsidRPr="009134F8">
        <w:rPr>
          <w:rFonts w:ascii="Times New Roman" w:hAnsi="Times New Roman" w:cs="Times New Roman"/>
        </w:rPr>
        <w:t xml:space="preserve"> and diseases based on multiple similarity networks and diseases phenotype similarity networks.</w:t>
      </w:r>
      <w:ins w:id="138" w:author="Lahiru" w:date="2015-04-11T00:46:00Z">
        <w:r w:rsidR="004F632F">
          <w:rPr>
            <w:rFonts w:ascii="Times New Roman" w:hAnsi="Times New Roman" w:cs="Times New Roman"/>
          </w:rPr>
          <w:t xml:space="preserve"> </w:t>
        </w:r>
      </w:ins>
      <w:r w:rsidR="00D7381A" w:rsidRPr="009134F8">
        <w:rPr>
          <w:rFonts w:ascii="Times New Roman" w:hAnsi="Times New Roman" w:cs="Times New Roman"/>
        </w:rPr>
        <w:t xml:space="preserve">The basic assumption of the proposed method is that </w:t>
      </w:r>
      <w:proofErr w:type="spellStart"/>
      <w:r w:rsidR="00D7381A" w:rsidRPr="009134F8">
        <w:rPr>
          <w:rFonts w:ascii="Times New Roman" w:hAnsi="Times New Roman" w:cs="Times New Roman"/>
        </w:rPr>
        <w:t>nsSNPs</w:t>
      </w:r>
      <w:proofErr w:type="spellEnd"/>
      <w:r w:rsidR="00D7381A" w:rsidRPr="009134F8">
        <w:rPr>
          <w:rFonts w:ascii="Times New Roman" w:hAnsi="Times New Roman" w:cs="Times New Roman"/>
        </w:rPr>
        <w:t xml:space="preserve"> associated with phenotypically similar diseases would have similar properties.</w:t>
      </w:r>
      <w:ins w:id="139" w:author="Lahiru" w:date="2015-04-11T00:46:00Z">
        <w:r w:rsidR="004F632F">
          <w:rPr>
            <w:rFonts w:ascii="Times New Roman" w:hAnsi="Times New Roman" w:cs="Times New Roman"/>
          </w:rPr>
          <w:t xml:space="preserve"> </w:t>
        </w:r>
      </w:ins>
      <w:r w:rsidR="00E755A4" w:rsidRPr="009134F8">
        <w:rPr>
          <w:rFonts w:ascii="Times New Roman" w:hAnsi="Times New Roman" w:cs="Times New Roman"/>
        </w:rPr>
        <w:t xml:space="preserve">Therefore, some disease and a query </w:t>
      </w:r>
      <w:proofErr w:type="spellStart"/>
      <w:r w:rsidR="00E755A4" w:rsidRPr="009134F8">
        <w:rPr>
          <w:rFonts w:ascii="Times New Roman" w:hAnsi="Times New Roman" w:cs="Times New Roman"/>
        </w:rPr>
        <w:t>nsSNPs</w:t>
      </w:r>
      <w:proofErr w:type="spellEnd"/>
      <w:r w:rsidR="00E755A4" w:rsidRPr="009134F8">
        <w:rPr>
          <w:rFonts w:ascii="Times New Roman" w:hAnsi="Times New Roman" w:cs="Times New Roman"/>
        </w:rPr>
        <w:t xml:space="preserve">, Can be calculate a predictive score that indicates the stability of </w:t>
      </w:r>
      <w:r w:rsidR="00CD760B" w:rsidRPr="009134F8">
        <w:rPr>
          <w:rFonts w:ascii="Times New Roman" w:hAnsi="Times New Roman" w:cs="Times New Roman"/>
        </w:rPr>
        <w:t xml:space="preserve">association between the diseases and the </w:t>
      </w:r>
      <w:proofErr w:type="spellStart"/>
      <w:r w:rsidR="00CD760B" w:rsidRPr="009134F8">
        <w:rPr>
          <w:rFonts w:ascii="Times New Roman" w:hAnsi="Times New Roman" w:cs="Times New Roman"/>
        </w:rPr>
        <w:t>nsSNP</w:t>
      </w:r>
      <w:proofErr w:type="spellEnd"/>
      <w:r w:rsidR="00CD760B" w:rsidRPr="009134F8">
        <w:rPr>
          <w:rFonts w:ascii="Times New Roman" w:hAnsi="Times New Roman" w:cs="Times New Roman"/>
        </w:rPr>
        <w:t xml:space="preserve"> by measuring the similarity between the query </w:t>
      </w:r>
      <w:proofErr w:type="spellStart"/>
      <w:r w:rsidR="00CD760B" w:rsidRPr="009134F8">
        <w:rPr>
          <w:rFonts w:ascii="Times New Roman" w:hAnsi="Times New Roman" w:cs="Times New Roman"/>
        </w:rPr>
        <w:t>nsSNP</w:t>
      </w:r>
      <w:proofErr w:type="spellEnd"/>
      <w:r w:rsidR="00CD760B" w:rsidRPr="009134F8">
        <w:rPr>
          <w:rFonts w:ascii="Times New Roman" w:hAnsi="Times New Roman" w:cs="Times New Roman"/>
        </w:rPr>
        <w:t xml:space="preserve"> and </w:t>
      </w:r>
      <w:proofErr w:type="spellStart"/>
      <w:r w:rsidR="00CD760B" w:rsidRPr="009134F8">
        <w:rPr>
          <w:rFonts w:ascii="Times New Roman" w:hAnsi="Times New Roman" w:cs="Times New Roman"/>
        </w:rPr>
        <w:t>nsSNPs</w:t>
      </w:r>
      <w:proofErr w:type="spellEnd"/>
      <w:r w:rsidR="004B3EA4" w:rsidRPr="009134F8">
        <w:rPr>
          <w:rFonts w:ascii="Times New Roman" w:hAnsi="Times New Roman" w:cs="Times New Roman"/>
        </w:rPr>
        <w:t>,</w:t>
      </w:r>
      <w:r w:rsidR="00CD760B" w:rsidRPr="009134F8">
        <w:rPr>
          <w:rFonts w:ascii="Times New Roman" w:hAnsi="Times New Roman" w:cs="Times New Roman"/>
        </w:rPr>
        <w:t xml:space="preserve"> that are some diseases</w:t>
      </w:r>
      <w:r w:rsidR="004B3EA4" w:rsidRPr="009134F8">
        <w:rPr>
          <w:rFonts w:ascii="Times New Roman" w:hAnsi="Times New Roman" w:cs="Times New Roman"/>
        </w:rPr>
        <w:t xml:space="preserve"> identified </w:t>
      </w:r>
      <w:r w:rsidR="00CD760B" w:rsidRPr="009134F8">
        <w:rPr>
          <w:rFonts w:ascii="Times New Roman" w:hAnsi="Times New Roman" w:cs="Times New Roman"/>
        </w:rPr>
        <w:t xml:space="preserve">that have significant phenotypic overlap with the diseases under study.  </w:t>
      </w:r>
    </w:p>
    <w:p w:rsidR="00F862C7" w:rsidRPr="009134F8" w:rsidRDefault="00F862C7" w:rsidP="009134F8">
      <w:pPr>
        <w:jc w:val="both"/>
        <w:rPr>
          <w:rFonts w:ascii="Times New Roman" w:hAnsi="Times New Roman" w:cs="Times New Roman"/>
        </w:rPr>
      </w:pPr>
      <w:r w:rsidRPr="009134F8">
        <w:rPr>
          <w:rFonts w:ascii="Times New Roman" w:hAnsi="Times New Roman" w:cs="Times New Roman"/>
        </w:rPr>
        <w:t>Further evaluat</w:t>
      </w:r>
      <w:r w:rsidR="009B6DB5" w:rsidRPr="009134F8">
        <w:rPr>
          <w:rFonts w:ascii="Times New Roman" w:hAnsi="Times New Roman" w:cs="Times New Roman"/>
        </w:rPr>
        <w:t>e</w:t>
      </w:r>
      <w:r w:rsidRPr="009134F8">
        <w:rPr>
          <w:rFonts w:ascii="Times New Roman" w:hAnsi="Times New Roman" w:cs="Times New Roman"/>
        </w:rPr>
        <w:t xml:space="preserve"> combination</w:t>
      </w:r>
      <w:r w:rsidR="009B6DB5" w:rsidRPr="009134F8">
        <w:rPr>
          <w:rFonts w:ascii="Times New Roman" w:hAnsi="Times New Roman" w:cs="Times New Roman"/>
        </w:rPr>
        <w:t xml:space="preserve"> of </w:t>
      </w:r>
      <w:r w:rsidR="004C7429" w:rsidRPr="009134F8">
        <w:rPr>
          <w:rFonts w:ascii="Times New Roman" w:hAnsi="Times New Roman" w:cs="Times New Roman"/>
        </w:rPr>
        <w:t xml:space="preserve">methodologies, </w:t>
      </w:r>
      <w:hyperlink w:anchor="_ENREF_26" w:tooltip="Liangcai, 2008 #8" w:history="1">
        <w:r w:rsidR="00B051DA"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051DA">
          <w:rPr>
            <w:rFonts w:ascii="Times New Roman" w:hAnsi="Times New Roman" w:cs="Times New Roman"/>
          </w:rPr>
          <w:instrText xml:space="preserve"> ADDIN EN.CITE </w:instrText>
        </w:r>
        <w:r w:rsidR="00B051DA">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051DA">
          <w:rPr>
            <w:rFonts w:ascii="Times New Roman" w:hAnsi="Times New Roman" w:cs="Times New Roman"/>
          </w:rPr>
          <w:instrText xml:space="preserve"> ADDIN EN.CITE.DATA </w:instrText>
        </w:r>
        <w:r w:rsidR="00B051DA">
          <w:rPr>
            <w:rFonts w:ascii="Times New Roman" w:hAnsi="Times New Roman" w:cs="Times New Roman"/>
          </w:rPr>
        </w:r>
        <w:r w:rsidR="00B051DA">
          <w:rPr>
            <w:rFonts w:ascii="Times New Roman" w:hAnsi="Times New Roman" w:cs="Times New Roman"/>
          </w:rPr>
          <w:fldChar w:fldCharType="end"/>
        </w:r>
        <w:r w:rsidR="00B051DA" w:rsidRPr="009134F8">
          <w:rPr>
            <w:rFonts w:ascii="Times New Roman" w:hAnsi="Times New Roman" w:cs="Times New Roman"/>
          </w:rPr>
        </w:r>
        <w:r w:rsidR="00B051DA" w:rsidRPr="009134F8">
          <w:rPr>
            <w:rFonts w:ascii="Times New Roman" w:hAnsi="Times New Roman" w:cs="Times New Roman"/>
          </w:rPr>
          <w:fldChar w:fldCharType="separate"/>
        </w:r>
        <w:r w:rsidR="00B051DA">
          <w:rPr>
            <w:rFonts w:ascii="Times New Roman" w:hAnsi="Times New Roman" w:cs="Times New Roman"/>
            <w:noProof/>
          </w:rPr>
          <w:t>Liangcai, Lina (26)</w:t>
        </w:r>
        <w:r w:rsidR="00B051DA" w:rsidRPr="009134F8">
          <w:rPr>
            <w:rFonts w:ascii="Times New Roman" w:hAnsi="Times New Roman" w:cs="Times New Roman"/>
          </w:rPr>
          <w:fldChar w:fldCharType="end"/>
        </w:r>
      </w:hyperlink>
      <w:r w:rsidR="00650CB6" w:rsidRPr="009134F8">
        <w:rPr>
          <w:rFonts w:ascii="Times New Roman" w:hAnsi="Times New Roman" w:cs="Times New Roman"/>
        </w:rPr>
        <w:t>proposed method explains in Figure 4.</w:t>
      </w:r>
      <w:r w:rsidR="009F2F41" w:rsidRPr="009134F8">
        <w:rPr>
          <w:rFonts w:ascii="Times New Roman" w:hAnsi="Times New Roman" w:cs="Times New Roman"/>
        </w:rPr>
        <w:t xml:space="preserve"> This approach is different from other two </w:t>
      </w:r>
      <w:r w:rsidR="002524C7" w:rsidRPr="009134F8">
        <w:rPr>
          <w:rFonts w:ascii="Times New Roman" w:hAnsi="Times New Roman" w:cs="Times New Roman"/>
        </w:rPr>
        <w:t>apaches</w:t>
      </w:r>
      <w:r w:rsidR="009F2F41" w:rsidRPr="009134F8">
        <w:rPr>
          <w:rFonts w:ascii="Times New Roman" w:hAnsi="Times New Roman" w:cs="Times New Roman"/>
        </w:rPr>
        <w:t xml:space="preserve"> explained before in this </w:t>
      </w:r>
      <w:r w:rsidR="004169A7" w:rsidRPr="009134F8">
        <w:rPr>
          <w:rFonts w:ascii="Times New Roman" w:hAnsi="Times New Roman" w:cs="Times New Roman"/>
        </w:rPr>
        <w:t>literature.</w:t>
      </w:r>
      <w:ins w:id="140" w:author="Lahiru" w:date="2015-04-11T00:47:00Z">
        <w:r w:rsidR="00297C37">
          <w:rPr>
            <w:rFonts w:ascii="Times New Roman" w:hAnsi="Times New Roman" w:cs="Times New Roman"/>
          </w:rPr>
          <w:t xml:space="preserve"> </w:t>
        </w:r>
      </w:ins>
      <w:r w:rsidR="005E205B" w:rsidRPr="009134F8">
        <w:rPr>
          <w:rFonts w:ascii="Times New Roman" w:hAnsi="Times New Roman" w:cs="Times New Roman"/>
        </w:rPr>
        <w:t>Method uses to analysis disease association of the SNPs and environmental factors in the same KEGG pathways.</w:t>
      </w:r>
      <w:r w:rsidR="006E4E1B" w:rsidRPr="009134F8">
        <w:rPr>
          <w:rFonts w:ascii="Times New Roman" w:hAnsi="Times New Roman" w:cs="Times New Roman"/>
        </w:rPr>
        <w:t xml:space="preserve"> “KEGG pathway is the network of </w:t>
      </w:r>
      <w:r w:rsidR="003C3EAB" w:rsidRPr="009134F8">
        <w:rPr>
          <w:rFonts w:ascii="Times New Roman" w:hAnsi="Times New Roman" w:cs="Times New Roman"/>
        </w:rPr>
        <w:t>molecular wiring</w:t>
      </w:r>
      <w:r w:rsidR="006E4E1B" w:rsidRPr="009134F8">
        <w:rPr>
          <w:rFonts w:ascii="Times New Roman" w:hAnsi="Times New Roman" w:cs="Times New Roman"/>
        </w:rPr>
        <w:t xml:space="preserve"> diagrams of interaction and reaction, it is provide a reference knowledge base from linking genome to metabolic processes by mapping genes to REACTION and INTERACTION”</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&lt;EndNote&gt;&lt;Cite&gt;&lt;Author&gt;Kanehisa&lt;/Author&gt;&lt;Year&gt;2000&lt;/Year&gt;&lt;RecNum&gt;40&lt;/RecNum&gt;&lt;DisplayText&gt;(32)&lt;/DisplayText&gt;&lt;record&gt;&lt;rec-number&gt;40&lt;/rec-number&gt;&lt;foreign-keys&gt;&lt;key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url&gt;http://nar.oxfordjournals.org/content/28/1/27.full.pdf&lt;/url&gt;&lt;/related-urls&gt;&lt;/urls&gt;&lt;electronic-resource-num&gt;10.1093/nar/28.1.27&lt;/electronic-resource-num&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32" w:tooltip="Kanehisa, 2000 #40" w:history="1">
        <w:r w:rsidR="00B051DA">
          <w:rPr>
            <w:rFonts w:ascii="Times New Roman" w:hAnsi="Times New Roman" w:cs="Times New Roman"/>
            <w:noProof/>
          </w:rPr>
          <w:t>32</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0949C4" w:rsidRPr="009134F8">
        <w:rPr>
          <w:rFonts w:ascii="Times New Roman" w:hAnsi="Times New Roman" w:cs="Times New Roman"/>
        </w:rPr>
        <w:t>.</w:t>
      </w:r>
      <w:r w:rsidR="00766A85" w:rsidRPr="009134F8">
        <w:rPr>
          <w:rFonts w:ascii="Times New Roman" w:hAnsi="Times New Roman" w:cs="Times New Roman"/>
        </w:rPr>
        <w:t>There are steps in the calculate diseases risk in particular approach.</w:t>
      </w:r>
      <w:ins w:id="141" w:author="Lahiru" w:date="2015-04-11T00:47:00Z">
        <w:r w:rsidR="003C09BC">
          <w:rPr>
            <w:rFonts w:ascii="Times New Roman" w:hAnsi="Times New Roman" w:cs="Times New Roman"/>
          </w:rPr>
          <w:t xml:space="preserve"> </w:t>
        </w:r>
      </w:ins>
      <w:r w:rsidR="000E0B43" w:rsidRPr="009134F8">
        <w:rPr>
          <w:rFonts w:ascii="Times New Roman" w:hAnsi="Times New Roman" w:cs="Times New Roman"/>
        </w:rPr>
        <w:t xml:space="preserve">First step is SNP significance analysis and the corresponding risk calculation. </w:t>
      </w:r>
      <w:r w:rsidR="00173515" w:rsidRPr="009134F8">
        <w:rPr>
          <w:rFonts w:ascii="Times New Roman" w:hAnsi="Times New Roman" w:cs="Times New Roman"/>
        </w:rPr>
        <w:t>Data are count of c</w:t>
      </w:r>
      <w:r w:rsidR="00351B8B" w:rsidRPr="009134F8">
        <w:rPr>
          <w:rFonts w:ascii="Times New Roman" w:hAnsi="Times New Roman" w:cs="Times New Roman"/>
        </w:rPr>
        <w:t>ase an</w:t>
      </w:r>
      <w:r w:rsidR="00DE58CC" w:rsidRPr="009134F8">
        <w:rPr>
          <w:rFonts w:ascii="Times New Roman" w:hAnsi="Times New Roman" w:cs="Times New Roman"/>
        </w:rPr>
        <w:t>d control for each and calculate risk ratio from relationship between the SNP and complex diseases.</w:t>
      </w:r>
      <w:r w:rsidR="008C4F18" w:rsidRPr="009134F8">
        <w:rPr>
          <w:rFonts w:ascii="Times New Roman" w:hAnsi="Times New Roman" w:cs="Times New Roman"/>
        </w:rPr>
        <w:t xml:space="preserve"> Second step is </w:t>
      </w:r>
      <w:r w:rsidR="00283353" w:rsidRPr="009134F8">
        <w:rPr>
          <w:rFonts w:ascii="Times New Roman" w:hAnsi="Times New Roman" w:cs="Times New Roman"/>
        </w:rPr>
        <w:t>“</w:t>
      </w:r>
      <w:r w:rsidR="008C4F18" w:rsidRPr="009134F8">
        <w:rPr>
          <w:rFonts w:ascii="Times New Roman" w:hAnsi="Times New Roman" w:cs="Times New Roman"/>
        </w:rPr>
        <w:t>KEGG pathway reconstruction and the reconstructed network attribution analysis.</w:t>
      </w:r>
      <w:r w:rsidR="00B4121E" w:rsidRPr="009134F8">
        <w:rPr>
          <w:rFonts w:ascii="Times New Roman" w:hAnsi="Times New Roman" w:cs="Times New Roman"/>
        </w:rPr>
        <w:t xml:space="preserve"> KEGG pathway is a network where a node represents metabolite and one edge </w:t>
      </w:r>
      <w:r w:rsidR="00122EB3" w:rsidRPr="009134F8">
        <w:rPr>
          <w:rFonts w:ascii="Times New Roman" w:hAnsi="Times New Roman" w:cs="Times New Roman"/>
        </w:rPr>
        <w:t>represents</w:t>
      </w:r>
      <w:r w:rsidR="00B4121E" w:rsidRPr="009134F8">
        <w:rPr>
          <w:rFonts w:ascii="Times New Roman" w:hAnsi="Times New Roman" w:cs="Times New Roman"/>
        </w:rPr>
        <w:t xml:space="preserve"> some enzyme or a gene </w:t>
      </w:r>
      <w:proofErr w:type="spellStart"/>
      <w:r w:rsidR="00B4121E" w:rsidRPr="009134F8">
        <w:rPr>
          <w:rFonts w:ascii="Times New Roman" w:hAnsi="Times New Roman" w:cs="Times New Roman"/>
        </w:rPr>
        <w:t>cluster</w:t>
      </w:r>
      <w:r w:rsidR="00283353" w:rsidRPr="009134F8">
        <w:rPr>
          <w:rFonts w:ascii="Times New Roman" w:hAnsi="Times New Roman" w:cs="Times New Roman"/>
        </w:rPr>
        <w:t>”</w:t>
      </w:r>
      <w:r w:rsidR="00B4121E" w:rsidRPr="009134F8">
        <w:rPr>
          <w:rFonts w:ascii="Times New Roman" w:hAnsi="Times New Roman" w:cs="Times New Roman"/>
        </w:rPr>
        <w:t>.</w:t>
      </w:r>
      <w:r w:rsidR="008A7012" w:rsidRPr="009134F8">
        <w:rPr>
          <w:rFonts w:ascii="Times New Roman" w:hAnsi="Times New Roman" w:cs="Times New Roman"/>
        </w:rPr>
        <w:t>Third</w:t>
      </w:r>
      <w:proofErr w:type="spellEnd"/>
      <w:r w:rsidR="008A7012" w:rsidRPr="009134F8">
        <w:rPr>
          <w:rFonts w:ascii="Times New Roman" w:hAnsi="Times New Roman" w:cs="Times New Roman"/>
        </w:rPr>
        <w:t xml:space="preserve"> step </w:t>
      </w:r>
      <w:r w:rsidR="00DA1A61" w:rsidRPr="009134F8">
        <w:rPr>
          <w:rFonts w:ascii="Times New Roman" w:hAnsi="Times New Roman" w:cs="Times New Roman"/>
        </w:rPr>
        <w:t>is “</w:t>
      </w:r>
      <w:r w:rsidR="008A7012" w:rsidRPr="009134F8">
        <w:rPr>
          <w:rFonts w:ascii="Times New Roman" w:hAnsi="Times New Roman" w:cs="Times New Roman"/>
        </w:rPr>
        <w:t xml:space="preserve">SNPs screening and SNPs to reconstructed network G’ mapping” </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&lt;EndNote&gt;&lt;Cite&gt;&lt;Author&gt;Hoh&lt;/Author&gt;&lt;Year&gt;2003&lt;/Year&gt;&lt;RecNum&gt;41&lt;/RecNum&gt;&lt;DisplayText&gt;(33)&lt;/DisplayText&gt;&lt;record&gt;&lt;rec-number&gt;41&lt;/rec-number&gt;&lt;foreign-keys&gt;&lt;key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33" w:tooltip="Hoh, 2003 #41" w:history="1">
        <w:r w:rsidR="00B051DA">
          <w:rPr>
            <w:rFonts w:ascii="Times New Roman" w:hAnsi="Times New Roman" w:cs="Times New Roman"/>
            <w:noProof/>
          </w:rPr>
          <w:t>33</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6C3AD4" w:rsidRPr="009134F8">
        <w:rPr>
          <w:rFonts w:ascii="Times New Roman" w:hAnsi="Times New Roman" w:cs="Times New Roman"/>
        </w:rPr>
        <w:t>.</w:t>
      </w:r>
      <w:r w:rsidR="00C20FB1" w:rsidRPr="009134F8">
        <w:rPr>
          <w:rFonts w:ascii="Times New Roman" w:hAnsi="Times New Roman" w:cs="Times New Roman"/>
        </w:rPr>
        <w:t xml:space="preserve"> Fourth step is “Calculate the two integrated measurements of RS scoring and prioritize the pathway”</w:t>
      </w:r>
      <w:r w:rsidR="00B52579" w:rsidRPr="009134F8">
        <w:rPr>
          <w:rFonts w:ascii="Times New Roman" w:hAnsi="Times New Roman" w:cs="Times New Roman"/>
        </w:rPr>
        <w:t xml:space="preserve">. </w:t>
      </w:r>
      <w:r w:rsidR="005676B5" w:rsidRPr="009134F8">
        <w:rPr>
          <w:rFonts w:ascii="Times New Roman" w:hAnsi="Times New Roman" w:cs="Times New Roman"/>
        </w:rPr>
        <w:t>This method not only focusing on genetic factors which contain in the study of relationship between multiple genes and the diseases,</w:t>
      </w:r>
      <w:r w:rsidR="00E724EB" w:rsidRPr="009134F8">
        <w:rPr>
          <w:rFonts w:ascii="Times New Roman" w:hAnsi="Times New Roman" w:cs="Times New Roman"/>
        </w:rPr>
        <w:t xml:space="preserve"> but also the metabolic environment factors by researching the relationship between genes and pathways.</w:t>
      </w:r>
      <w:ins w:id="142" w:author="Lahiru" w:date="2015-04-11T00:47:00Z">
        <w:r w:rsidR="00285FEC">
          <w:rPr>
            <w:rFonts w:ascii="Times New Roman" w:hAnsi="Times New Roman" w:cs="Times New Roman"/>
          </w:rPr>
          <w:t xml:space="preserve"> </w:t>
        </w:r>
      </w:ins>
      <w:r w:rsidR="00B521CD" w:rsidRPr="009134F8">
        <w:rPr>
          <w:rFonts w:ascii="Times New Roman" w:hAnsi="Times New Roman" w:cs="Times New Roman"/>
        </w:rPr>
        <w:t>The measurements algorithm of SPAM (A SNP pathway based Association Method) can be summarized as follows.</w:t>
      </w:r>
    </w:p>
    <w:p w:rsidR="008E3181" w:rsidRPr="009134F8" w:rsidRDefault="00E05E30" w:rsidP="009134F8">
      <w:pPr>
        <w:ind w:left="360"/>
        <w:jc w:val="both"/>
        <w:rPr>
          <w:rFonts w:ascii="Times New Roman" w:hAnsi="Times New Roman" w:cs="Times New Roman"/>
        </w:rPr>
      </w:pPr>
      <w:r w:rsidRPr="009134F8">
        <w:rPr>
          <w:rFonts w:ascii="Times New Roman" w:hAnsi="Times New Roman" w:cs="Times New Roman"/>
          <w:position w:val="-52"/>
        </w:rPr>
        <w:object w:dxaOrig="5340" w:dyaOrig="1160">
          <v:shape id="_x0000_i1031" type="#_x0000_t75" style="width:267pt;height:57.75pt" o:ole="">
            <v:imagedata r:id="rId27" o:title=""/>
          </v:shape>
          <o:OLEObject Type="Embed" ProgID="Equation.3" ShapeID="_x0000_i1031" DrawAspect="Content" ObjectID="_1490268326" r:id="rId28"/>
        </w:object>
      </w:r>
      <w:ins w:id="143" w:author="Lahiru" w:date="2015-04-11T00:48:00Z">
        <w:r w:rsidR="009968AE">
          <w:rPr>
            <w:rFonts w:ascii="Times New Roman" w:hAnsi="Times New Roman" w:cs="Times New Roman"/>
            <w:position w:val="-52"/>
          </w:rPr>
          <w:t xml:space="preserve"> </w:t>
        </w:r>
      </w:ins>
      <w:r w:rsidR="009968AE">
        <w:rPr>
          <w:rFonts w:ascii="Times New Roman" w:hAnsi="Times New Roman" w:cs="Times New Roman"/>
          <w:position w:val="-5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968AE">
        <w:rPr>
          <w:rFonts w:ascii="Times New Roman" w:hAnsi="Times New Roman" w:cs="Times New Roman"/>
          <w:position w:val="-52"/>
        </w:rPr>
        <w:instrText xml:space="preserve"> ADDIN EN.CITE </w:instrText>
      </w:r>
      <w:r w:rsidR="009968AE">
        <w:rPr>
          <w:rFonts w:ascii="Times New Roman" w:hAnsi="Times New Roman" w:cs="Times New Roman"/>
          <w:position w:val="-5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968AE">
        <w:rPr>
          <w:rFonts w:ascii="Times New Roman" w:hAnsi="Times New Roman" w:cs="Times New Roman"/>
          <w:position w:val="-52"/>
        </w:rPr>
        <w:instrText xml:space="preserve"> ADDIN EN.CITE.DATA </w:instrText>
      </w:r>
      <w:r w:rsidR="009968AE">
        <w:rPr>
          <w:rFonts w:ascii="Times New Roman" w:hAnsi="Times New Roman" w:cs="Times New Roman"/>
          <w:position w:val="-52"/>
        </w:rPr>
      </w:r>
      <w:r w:rsidR="009968AE">
        <w:rPr>
          <w:rFonts w:ascii="Times New Roman" w:hAnsi="Times New Roman" w:cs="Times New Roman"/>
          <w:position w:val="-52"/>
        </w:rPr>
        <w:fldChar w:fldCharType="end"/>
      </w:r>
      <w:r w:rsidR="009968AE">
        <w:rPr>
          <w:rFonts w:ascii="Times New Roman" w:hAnsi="Times New Roman" w:cs="Times New Roman"/>
          <w:position w:val="-52"/>
        </w:rPr>
      </w:r>
      <w:r w:rsidR="009968AE">
        <w:rPr>
          <w:rFonts w:ascii="Times New Roman" w:hAnsi="Times New Roman" w:cs="Times New Roman"/>
          <w:position w:val="-52"/>
        </w:rPr>
        <w:fldChar w:fldCharType="separate"/>
      </w:r>
      <w:r w:rsidR="009968AE">
        <w:rPr>
          <w:rFonts w:ascii="Times New Roman" w:hAnsi="Times New Roman" w:cs="Times New Roman"/>
          <w:noProof/>
          <w:position w:val="-52"/>
        </w:rPr>
        <w:t>(</w:t>
      </w:r>
      <w:hyperlink w:anchor="_ENREF_26" w:tooltip="Liangcai, 2008 #8" w:history="1">
        <w:r w:rsidR="00B051DA">
          <w:rPr>
            <w:rFonts w:ascii="Times New Roman" w:hAnsi="Times New Roman" w:cs="Times New Roman"/>
            <w:noProof/>
            <w:position w:val="-52"/>
          </w:rPr>
          <w:t>26</w:t>
        </w:r>
      </w:hyperlink>
      <w:r w:rsidR="009968AE">
        <w:rPr>
          <w:rFonts w:ascii="Times New Roman" w:hAnsi="Times New Roman" w:cs="Times New Roman"/>
          <w:noProof/>
          <w:position w:val="-52"/>
        </w:rPr>
        <w:t>)</w:t>
      </w:r>
      <w:r w:rsidR="009968AE">
        <w:rPr>
          <w:rFonts w:ascii="Times New Roman" w:hAnsi="Times New Roman" w:cs="Times New Roman"/>
          <w:position w:val="-52"/>
        </w:rPr>
        <w:fldChar w:fldCharType="end"/>
      </w:r>
    </w:p>
    <w:p w:rsidR="00E05E30" w:rsidRPr="009134F8" w:rsidRDefault="00E05E30" w:rsidP="009134F8">
      <w:pPr>
        <w:ind w:left="360"/>
        <w:jc w:val="both"/>
        <w:rPr>
          <w:rFonts w:ascii="Times New Roman" w:hAnsi="Times New Roman" w:cs="Times New Roman"/>
        </w:rPr>
      </w:pPr>
      <w:r w:rsidRPr="009134F8">
        <w:rPr>
          <w:rFonts w:ascii="Times New Roman" w:hAnsi="Times New Roman" w:cs="Times New Roman"/>
        </w:rPr>
        <w:t>Or</w:t>
      </w:r>
    </w:p>
    <w:p w:rsidR="00E05E30" w:rsidRPr="009134F8" w:rsidRDefault="00EB29DB" w:rsidP="009134F8">
      <w:pPr>
        <w:ind w:left="360"/>
        <w:jc w:val="both"/>
        <w:rPr>
          <w:rFonts w:ascii="Times New Roman" w:hAnsi="Times New Roman" w:cs="Times New Roman"/>
        </w:rPr>
      </w:pPr>
      <w:r w:rsidRPr="009134F8">
        <w:rPr>
          <w:rFonts w:ascii="Times New Roman" w:hAnsi="Times New Roman" w:cs="Times New Roman"/>
          <w:position w:val="-52"/>
        </w:rPr>
        <w:object w:dxaOrig="5440" w:dyaOrig="1160">
          <v:shape id="_x0000_i1032" type="#_x0000_t75" style="width:272.25pt;height:57.75pt" o:ole="">
            <v:imagedata r:id="rId29" o:title=""/>
          </v:shape>
          <o:OLEObject Type="Embed" ProgID="Equation.3" ShapeID="_x0000_i1032" DrawAspect="Content" ObjectID="_1490268327" r:id="rId30"/>
        </w:object>
      </w:r>
      <w:ins w:id="144" w:author="Lahiru" w:date="2015-04-11T00:48:00Z">
        <w:r w:rsidR="009968AE">
          <w:rPr>
            <w:rFonts w:ascii="Times New Roman" w:hAnsi="Times New Roman" w:cs="Times New Roman"/>
            <w:position w:val="-52"/>
          </w:rPr>
          <w:t xml:space="preserve"> </w:t>
        </w:r>
      </w:ins>
      <w:r w:rsidR="009968AE">
        <w:rPr>
          <w:rFonts w:ascii="Times New Roman" w:hAnsi="Times New Roman" w:cs="Times New Roman"/>
          <w:position w:val="-5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968AE">
        <w:rPr>
          <w:rFonts w:ascii="Times New Roman" w:hAnsi="Times New Roman" w:cs="Times New Roman"/>
          <w:position w:val="-52"/>
        </w:rPr>
        <w:instrText xml:space="preserve"> ADDIN EN.CITE </w:instrText>
      </w:r>
      <w:r w:rsidR="009968AE">
        <w:rPr>
          <w:rFonts w:ascii="Times New Roman" w:hAnsi="Times New Roman" w:cs="Times New Roman"/>
          <w:position w:val="-5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968AE">
        <w:rPr>
          <w:rFonts w:ascii="Times New Roman" w:hAnsi="Times New Roman" w:cs="Times New Roman"/>
          <w:position w:val="-52"/>
        </w:rPr>
        <w:instrText xml:space="preserve"> ADDIN EN.CITE.DATA </w:instrText>
      </w:r>
      <w:r w:rsidR="009968AE">
        <w:rPr>
          <w:rFonts w:ascii="Times New Roman" w:hAnsi="Times New Roman" w:cs="Times New Roman"/>
          <w:position w:val="-52"/>
        </w:rPr>
      </w:r>
      <w:r w:rsidR="009968AE">
        <w:rPr>
          <w:rFonts w:ascii="Times New Roman" w:hAnsi="Times New Roman" w:cs="Times New Roman"/>
          <w:position w:val="-52"/>
        </w:rPr>
        <w:fldChar w:fldCharType="end"/>
      </w:r>
      <w:r w:rsidR="009968AE">
        <w:rPr>
          <w:rFonts w:ascii="Times New Roman" w:hAnsi="Times New Roman" w:cs="Times New Roman"/>
          <w:position w:val="-52"/>
        </w:rPr>
      </w:r>
      <w:r w:rsidR="009968AE">
        <w:rPr>
          <w:rFonts w:ascii="Times New Roman" w:hAnsi="Times New Roman" w:cs="Times New Roman"/>
          <w:position w:val="-52"/>
        </w:rPr>
        <w:fldChar w:fldCharType="separate"/>
      </w:r>
      <w:r w:rsidR="009968AE">
        <w:rPr>
          <w:rFonts w:ascii="Times New Roman" w:hAnsi="Times New Roman" w:cs="Times New Roman"/>
          <w:noProof/>
          <w:position w:val="-52"/>
        </w:rPr>
        <w:t>(</w:t>
      </w:r>
      <w:hyperlink w:anchor="_ENREF_26" w:tooltip="Liangcai, 2008 #8" w:history="1">
        <w:r w:rsidR="00B051DA">
          <w:rPr>
            <w:rFonts w:ascii="Times New Roman" w:hAnsi="Times New Roman" w:cs="Times New Roman"/>
            <w:noProof/>
            <w:position w:val="-52"/>
          </w:rPr>
          <w:t>26</w:t>
        </w:r>
      </w:hyperlink>
      <w:r w:rsidR="009968AE">
        <w:rPr>
          <w:rFonts w:ascii="Times New Roman" w:hAnsi="Times New Roman" w:cs="Times New Roman"/>
          <w:noProof/>
          <w:position w:val="-52"/>
        </w:rPr>
        <w:t>)</w:t>
      </w:r>
      <w:r w:rsidR="009968AE">
        <w:rPr>
          <w:rFonts w:ascii="Times New Roman" w:hAnsi="Times New Roman" w:cs="Times New Roman"/>
          <w:position w:val="-52"/>
        </w:rPr>
        <w:fldChar w:fldCharType="end"/>
      </w:r>
    </w:p>
    <w:p w:rsidR="00B175EE" w:rsidRPr="009134F8" w:rsidRDefault="00F45771" w:rsidP="009134F8">
      <w:pPr>
        <w:autoSpaceDE w:val="0"/>
        <w:autoSpaceDN w:val="0"/>
        <w:adjustRightInd w:val="0"/>
        <w:spacing w:after="0" w:line="240" w:lineRule="auto"/>
        <w:jc w:val="both"/>
        <w:rPr>
          <w:rFonts w:ascii="Times New Roman" w:hAnsi="Times New Roman" w:cs="Times New Roman"/>
        </w:rPr>
      </w:pPr>
      <w:r w:rsidRPr="009134F8">
        <w:rPr>
          <w:rFonts w:ascii="Times New Roman" w:hAnsi="Times New Roman" w:cs="Times New Roman"/>
        </w:rPr>
        <w:t>“</w:t>
      </w:r>
      <w:r w:rsidR="00EB29DB" w:rsidRPr="009134F8">
        <w:rPr>
          <w:rFonts w:ascii="Times New Roman" w:hAnsi="Times New Roman" w:cs="Times New Roman"/>
        </w:rPr>
        <w:t>where RS(D, p</w:t>
      </w:r>
      <w:r w:rsidR="00EB29DB" w:rsidRPr="009134F8">
        <w:rPr>
          <w:rFonts w:ascii="Times New Roman" w:hAnsi="Times New Roman" w:cs="Times New Roman"/>
          <w:vertAlign w:val="subscript"/>
        </w:rPr>
        <w:t>i</w:t>
      </w:r>
      <w:r w:rsidR="00EB29DB" w:rsidRPr="009134F8">
        <w:rPr>
          <w:rFonts w:ascii="Times New Roman" w:hAnsi="Times New Roman" w:cs="Times New Roman"/>
        </w:rPr>
        <w:t>) represents the relationship scoring between pathway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and the disease D, N is the number of gene clusters on pathway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and d(</w:t>
      </w:r>
      <w:proofErr w:type="spellStart"/>
      <w:r w:rsidR="00EB29DB" w:rsidRPr="009134F8">
        <w:rPr>
          <w:rFonts w:ascii="Times New Roman" w:hAnsi="Times New Roman" w:cs="Times New Roman"/>
        </w:rPr>
        <w:t>GS</w:t>
      </w:r>
      <w:r w:rsidR="00EB29DB" w:rsidRPr="009134F8">
        <w:rPr>
          <w:rFonts w:ascii="Times New Roman" w:hAnsi="Times New Roman" w:cs="Times New Roman"/>
          <w:vertAlign w:val="subscript"/>
        </w:rPr>
        <w:t>j</w:t>
      </w:r>
      <w:proofErr w:type="spellEnd"/>
      <w:r w:rsidR="00EB29DB" w:rsidRPr="009134F8">
        <w:rPr>
          <w:rFonts w:ascii="Times New Roman" w:hAnsi="Times New Roman" w:cs="Times New Roman"/>
        </w:rPr>
        <w:t>,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demonstrates the complexity of gene cluster </w:t>
      </w:r>
      <w:proofErr w:type="spellStart"/>
      <w:r w:rsidR="00EB29DB" w:rsidRPr="009134F8">
        <w:rPr>
          <w:rFonts w:ascii="Times New Roman" w:hAnsi="Times New Roman" w:cs="Times New Roman"/>
        </w:rPr>
        <w:t>GS</w:t>
      </w:r>
      <w:r w:rsidR="00EB29DB" w:rsidRPr="009134F8">
        <w:rPr>
          <w:rFonts w:ascii="Times New Roman" w:hAnsi="Times New Roman" w:cs="Times New Roman"/>
          <w:vertAlign w:val="subscript"/>
        </w:rPr>
        <w:t>j</w:t>
      </w:r>
      <w:proofErr w:type="spellEnd"/>
      <w:r w:rsidR="00EB29DB" w:rsidRPr="009134F8">
        <w:rPr>
          <w:rFonts w:ascii="Times New Roman" w:hAnsi="Times New Roman" w:cs="Times New Roman"/>
        </w:rPr>
        <w:t xml:space="preserve"> on pathway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w:t>
      </w:r>
      <w:proofErr w:type="gramStart"/>
      <w:r w:rsidR="00EB29DB" w:rsidRPr="009134F8">
        <w:rPr>
          <w:rFonts w:ascii="Times New Roman" w:hAnsi="Times New Roman" w:cs="Times New Roman"/>
        </w:rPr>
        <w:t>m</w:t>
      </w:r>
      <w:proofErr w:type="gramEnd"/>
      <w:r w:rsidR="00EB29DB" w:rsidRPr="009134F8">
        <w:rPr>
          <w:rFonts w:ascii="Times New Roman" w:hAnsi="Times New Roman" w:cs="Times New Roman"/>
        </w:rPr>
        <w:t xml:space="preserve"> is the number of the genes that p&lt;0.05. M is the count of all the genes on pathway p</w:t>
      </w:r>
      <w:r w:rsidR="00EB29DB" w:rsidRPr="009134F8">
        <w:rPr>
          <w:rFonts w:ascii="Times New Roman" w:hAnsi="Times New Roman" w:cs="Times New Roman"/>
          <w:vertAlign w:val="subscript"/>
        </w:rPr>
        <w:t>i</w:t>
      </w:r>
      <w:r w:rsidRPr="009134F8">
        <w:rPr>
          <w:rFonts w:ascii="Times New Roman" w:hAnsi="Times New Roman" w:cs="Times New Roman"/>
        </w:rPr>
        <w:t>.”</w:t>
      </w:r>
      <w:commentRangeStart w:id="145"/>
    </w:p>
    <w:p w:rsidR="00B175EE" w:rsidRPr="009134F8" w:rsidRDefault="00B175EE" w:rsidP="009134F8">
      <w:pPr>
        <w:jc w:val="both"/>
        <w:rPr>
          <w:rFonts w:ascii="Times New Roman" w:hAnsi="Times New Roman" w:cs="Times New Roman"/>
        </w:rPr>
      </w:pPr>
    </w:p>
    <w:p w:rsidR="0087151B" w:rsidRPr="009134F8" w:rsidRDefault="0087151B" w:rsidP="009134F8">
      <w:pPr>
        <w:ind w:left="360"/>
        <w:jc w:val="both"/>
        <w:rPr>
          <w:rFonts w:ascii="Times New Roman" w:hAnsi="Times New Roman" w:cs="Times New Roman"/>
        </w:rPr>
      </w:pPr>
    </w:p>
    <w:p w:rsidR="00B7058A" w:rsidRPr="009134F8" w:rsidRDefault="00B7058A" w:rsidP="009134F8">
      <w:pPr>
        <w:ind w:left="360"/>
        <w:jc w:val="both"/>
        <w:rPr>
          <w:rFonts w:ascii="Times New Roman" w:hAnsi="Times New Roman" w:cs="Times New Roman"/>
        </w:rPr>
      </w:pPr>
    </w:p>
    <w:p w:rsidR="000827FE" w:rsidRPr="009134F8" w:rsidRDefault="000827FE" w:rsidP="009134F8">
      <w:pPr>
        <w:pStyle w:val="ListParagraph"/>
        <w:ind w:left="360"/>
        <w:jc w:val="both"/>
        <w:rPr>
          <w:rFonts w:ascii="Times New Roman" w:hAnsi="Times New Roman" w:cs="Times New Roman"/>
        </w:rPr>
      </w:pPr>
    </w:p>
    <w:p w:rsidR="00B27B84" w:rsidRPr="009134F8" w:rsidRDefault="00B27B84" w:rsidP="009134F8">
      <w:pPr>
        <w:pStyle w:val="ListParagraph"/>
        <w:ind w:left="360"/>
        <w:jc w:val="both"/>
        <w:rPr>
          <w:rFonts w:ascii="Times New Roman" w:hAnsi="Times New Roman" w:cs="Times New Roman"/>
        </w:rPr>
      </w:pPr>
    </w:p>
    <w:p w:rsidR="00B27B84" w:rsidRPr="009134F8" w:rsidRDefault="00B27B84" w:rsidP="009134F8">
      <w:pPr>
        <w:pStyle w:val="ListParagraph"/>
        <w:ind w:left="360"/>
        <w:jc w:val="both"/>
        <w:rPr>
          <w:rFonts w:ascii="Times New Roman" w:hAnsi="Times New Roman" w:cs="Times New Roman"/>
        </w:rPr>
      </w:pPr>
    </w:p>
    <w:p w:rsidR="00B27B84" w:rsidRPr="009134F8" w:rsidRDefault="001524BD" w:rsidP="009134F8">
      <w:pPr>
        <w:pStyle w:val="ListParagraph"/>
        <w:ind w:left="360"/>
        <w:jc w:val="both"/>
        <w:rPr>
          <w:rFonts w:ascii="Times New Roman" w:hAnsi="Times New Roman" w:cs="Times New Roman"/>
        </w:rPr>
      </w:pPr>
      <w:r>
        <w:rPr>
          <w:rFonts w:ascii="Times New Roman" w:hAnsi="Times New Roman" w:cs="Times New Roman"/>
          <w:noProof/>
        </w:rPr>
        <w:pict>
          <v:group id="Group 14" o:spid="_x0000_s1026" style="position:absolute;left:0;text-align:left;margin-left:11.25pt;margin-top:-70.15pt;width:369pt;height:192.25pt;z-index:251675648;mso-width-relative:margin;mso-height-relative:margin"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">
            <v:rect id="Rectangle 4" o:spid="_x0000_s1027" style="position:absolute;width:20574;height:2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B051DA" w:rsidRDefault="00B051DA" w:rsidP="00B27B84">
                    <w:pPr>
                      <w:jc w:val="center"/>
                    </w:pPr>
                    <w:r>
                      <w:t>Attributes Choice</w:t>
                    </w:r>
                  </w:p>
                </w:txbxContent>
              </v:textbox>
            </v:rect>
            <v:rect id="Rectangle 5" o:spid="_x0000_s1028" style="position:absolute;top:7429;width:20574;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B051DA" w:rsidRDefault="00B051DA" w:rsidP="001358D4">
                    <w:pPr>
                      <w:jc w:val="center"/>
                    </w:pPr>
                    <w:r>
                      <w:t>Prediction Class Choice</w:t>
                    </w:r>
                  </w:p>
                </w:txbxContent>
              </v:textbox>
            </v:rect>
            <v:rect id="Rectangle 6" o:spid="_x0000_s1029" style="position:absolute;top:14668;width:20574;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B051DA" w:rsidRDefault="00B051DA" w:rsidP="00B27B84">
                    <w:pPr>
                      <w:jc w:val="center"/>
                    </w:pPr>
                    <w:r>
                      <w:t>Missing Values Issue</w:t>
                    </w:r>
                  </w:p>
                </w:txbxContent>
              </v:textbox>
            </v:rect>
            <v:rect id="Rectangle 7" o:spid="_x0000_s1030" style="position:absolute;top:22002;width:20574;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B051DA" w:rsidRDefault="00B051DA" w:rsidP="00B27B84">
                    <w:pPr>
                      <w:jc w:val="center"/>
                    </w:pPr>
                    <w:r>
                      <w:t>Data Balancing</w:t>
                    </w:r>
                  </w:p>
                </w:txbxContent>
              </v:textbox>
            </v:rect>
            <v:rect id="Rectangle 8" o:spid="_x0000_s1031" style="position:absolute;left:27146;top:2857;width:20574;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B051DA" w:rsidRDefault="00B051DA" w:rsidP="00B27B84">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32" type="#_x0000_t67" style="position:absolute;left:9239;top:3714;width:2572;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EeMEA&#10;AADaAAAADwAAAGRycy9kb3ducmV2LnhtbESPQWsCMRSE74L/ITzBmyYtsrRbo7SlFQ+9rPoDHpvX&#10;3dDNy5KkuvvvjSB4HGbmG2a9HVwnzhSi9azhaalAENfeWG40nI7fixcQMSEb7DyThpEibDfTyRpL&#10;4y9c0fmQGpEhHEvU0KbUl1LGuiWHcel74uz9+uAwZRkaaQJeMtx18lmpQjq0nBda7Omzpfrv8O80&#10;HNF8nFRa/Yzqa9yFobKRilHr+Wx4fwORaEiP8L29Nxpe4XYl3w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5xHjBAAAA2gAAAA8AAAAAAAAAAAAAAAAAmAIAAGRycy9kb3du&#10;cmV2LnhtbFBLBQYAAAAABAAEAPUAAACGAwAAAAA=&#10;" adj="12764" fillcolor="white [3201]" strokecolor="black [3200]" strokeweight="2pt"/>
            <v:shape id="Down Arrow 10" o:spid="_x0000_s1033" type="#_x0000_t67" style="position:absolute;left:9239;top:10763;width:2572;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WC8IA&#10;AADbAAAADwAAAGRycy9kb3ducmV2LnhtbESPzW4CMQyE70i8Q2Sk3iABVajaEhAgQD30ws8DWBt3&#10;d8XGWSUBdt++PlTqzdaMZz6vNr1v1ZNiagJbmM8MKOIyuIYrC7frcfoBKmVkh21gsjBQgs16PFph&#10;4cKLz/S85EpJCKcCLdQ5d4XWqazJY5qFjli0nxA9ZlljpV3El4T7Vi+MWWqPDUtDjR3tayrvl4e3&#10;cEW3u5n8/j2Yw3CK/blJtBysfZv0209Qmfr8b/67/nKCL/Tyiwy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5YLwgAAANsAAAAPAAAAAAAAAAAAAAAAAJgCAABkcnMvZG93&#10;bnJldi54bWxQSwUGAAAAAAQABAD1AAAAhwMAAAAA&#10;" adj="12764" fillcolor="white [3201]" strokecolor="black [3200]" strokeweight="2pt"/>
            <v:shape id="Down Arrow 11" o:spid="_x0000_s1034" type="#_x0000_t67" style="position:absolute;left:9239;top:18288;width:2572;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zkL8A&#10;AADbAAAADwAAAGRycy9kb3ducmV2LnhtbERPzYrCMBC+C75DGGFvmigiSzUtq6jswYs/DzA0Y1u2&#10;mZQkavv2mwVhb/Px/c6m6G0rnuRD41jDfKZAEJfONFxpuF0P008QISIbbB2ThoECFPl4tMHMuBef&#10;6XmJlUghHDLUUMfYZVKGsiaLYeY64sTdnbcYE/SVNB5fKdy2cqHUSlpsODXU2NGupvLn8rAarmi2&#10;NxWXp0Hth6Pvz02g1aD1x6T/WoOI1Md/8dv9bdL8Ofz9kg6Q+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NzOQvwAAANs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1621;top:1143;width:12859;height:1714;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T+8MAAADbAAAADwAAAGRycy9kb3ducmV2LnhtbERP32vCMBB+F/Y/hBvsTdMpDq1GkcHY&#10;cCisE8W3o7m1xeZSksx2/vVGGPh2H9/Pmy87U4szOV9ZVvA8SEAQ51ZXXCjYfb/1JyB8QNZYWyYF&#10;f+RhuXjozTHVtuUvOmehEDGEfYoKyhCaVEqfl2TQD2xDHLkf6wyGCF0htcM2hptaDpPkRRqsODaU&#10;2NBrSfkp+zUKjmE76i6b6bqdfB6Q3Hg/erdGqafHbjUDEagLd/G/+0PH+UO4/RIPk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k/vDAAAA2wAAAA8AAAAAAAAAAAAA&#10;AAAAoQIAAGRycy9kb3ducmV2LnhtbFBLBQYAAAAABAAEAPkAAACRAwAAAAA=&#10;" adj="3440" strokecolor="black [3040]">
              <v:stroke endarrow="open"/>
            </v:shape>
            <v:shape id="Elbow Connector 13" o:spid="_x0000_s1036" type="#_x0000_t34" style="position:absolute;left:21621;top:5715;width:21527;height:257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xpYsAAAADbAAAADwAAAGRycy9kb3ducmV2LnhtbERP32vCMBB+H/g/hBP2NlMniFSjiOAQ&#10;BNnsHD4eydkGm0tpYu3++0UY+HYf389brHpXi47aYD0rGI8yEMTaG8ulgu9i+zYDESKywdozKfil&#10;AKvl4GWBufF3/qLuGEuRQjjkqKCKscmlDLoih2HkG+LEXXzrMCbYltK0eE/hrpbvWTaVDi2nhgob&#10;2lSkr8ebU/Dpf8769FHs7Yb14Wy7w6npSanXYb+eg4jUx6f4370zaf4EHr+k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aWLAAAAA2wAAAA8AAAAAAAAAAAAAAAAA&#10;oQIAAGRycy9kb3ducmV2LnhtbFBLBQYAAAAABAAEAPkAAACOAwAAAAA=&#10;" strokecolor="black [3040]">
              <v:stroke endarrow="open"/>
            </v:shape>
          </v:group>
        </w:pict>
      </w:r>
    </w:p>
    <w:p w:rsidR="00E755A4" w:rsidRPr="009134F8" w:rsidRDefault="00E755A4" w:rsidP="009134F8">
      <w:pPr>
        <w:jc w:val="both"/>
        <w:rPr>
          <w:rFonts w:ascii="Times New Roman" w:hAnsi="Times New Roman" w:cs="Times New Roman"/>
        </w:rPr>
      </w:pPr>
    </w:p>
    <w:p w:rsidR="00E23D8F" w:rsidRPr="009134F8" w:rsidRDefault="00E23D8F" w:rsidP="009134F8">
      <w:pPr>
        <w:jc w:val="both"/>
        <w:rPr>
          <w:rFonts w:ascii="Times New Roman" w:hAnsi="Times New Roman" w:cs="Times New Roman"/>
        </w:rPr>
      </w:pPr>
    </w:p>
    <w:p w:rsidR="00E23D8F" w:rsidRPr="009134F8" w:rsidRDefault="00E23D8F" w:rsidP="009134F8">
      <w:pPr>
        <w:jc w:val="both"/>
        <w:rPr>
          <w:rFonts w:ascii="Times New Roman" w:hAnsi="Times New Roman" w:cs="Times New Roman"/>
        </w:rPr>
      </w:pPr>
    </w:p>
    <w:p w:rsidR="00B27B84" w:rsidRPr="009134F8" w:rsidRDefault="00B27B84" w:rsidP="009134F8">
      <w:pPr>
        <w:jc w:val="both"/>
        <w:rPr>
          <w:rFonts w:ascii="Times New Roman" w:hAnsi="Times New Roman" w:cs="Times New Roman"/>
        </w:rPr>
      </w:pPr>
    </w:p>
    <w:p w:rsidR="00B27B84" w:rsidRPr="009134F8" w:rsidRDefault="001524BD" w:rsidP="009134F8">
      <w:pPr>
        <w:jc w:val="both"/>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5" o:spid="_x0000_s1037" type="#_x0000_t202" style="position:absolute;left:0;text-align:left;margin-left:37.5pt;margin-top:12.25pt;width:375.75pt;height:.0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" stroked="f">
            <v:textbox style="mso-fit-shape-to-text:t" inset="0,0,0,0">
              <w:txbxContent>
                <w:p w:rsidR="00B051DA" w:rsidRPr="00574BE2" w:rsidRDefault="00B051DA" w:rsidP="00554B59">
                  <w:pPr>
                    <w:pStyle w:val="Caption"/>
                    <w:spacing w:after="240"/>
                    <w:jc w:val="center"/>
                    <w:rPr>
                      <w:rFonts w:ascii="Times New Roman" w:hAnsi="Times New Roman" w:cs="Times New Roman"/>
                      <w:b w:val="0"/>
                      <w:color w:val="auto"/>
                      <w:sz w:val="22"/>
                      <w:szCs w:val="22"/>
                    </w:rPr>
                  </w:pPr>
                  <w:bookmarkStart w:id="146" w:name="_Toc401762496"/>
                  <w:bookmarkStart w:id="147" w:name="_Toc401785233"/>
                  <w:proofErr w:type="gramStart"/>
                  <w:r w:rsidRPr="00574BE2">
                    <w:rPr>
                      <w:rFonts w:ascii="Times New Roman" w:hAnsi="Times New Roman" w:cs="Times New Roman"/>
                      <w:b w:val="0"/>
                      <w:color w:val="auto"/>
                      <w:sz w:val="22"/>
                      <w:szCs w:val="22"/>
                    </w:rPr>
                    <w:t xml:space="preserve">Figure </w:t>
                  </w:r>
                  <w:r w:rsidRPr="00574BE2">
                    <w:rPr>
                      <w:rFonts w:ascii="Times New Roman" w:hAnsi="Times New Roman" w:cs="Times New Roman"/>
                      <w:b w:val="0"/>
                      <w:color w:val="auto"/>
                      <w:sz w:val="22"/>
                      <w:szCs w:val="22"/>
                    </w:rPr>
                    <w:fldChar w:fldCharType="begin"/>
                  </w:r>
                  <w:r w:rsidRPr="00574BE2">
                    <w:rPr>
                      <w:rFonts w:ascii="Times New Roman" w:hAnsi="Times New Roman" w:cs="Times New Roman"/>
                      <w:b w:val="0"/>
                      <w:color w:val="auto"/>
                      <w:sz w:val="22"/>
                      <w:szCs w:val="22"/>
                    </w:rPr>
                    <w:instrText xml:space="preserve"> SEQ Figure \* ARABIC </w:instrText>
                  </w:r>
                  <w:r w:rsidRPr="00574BE2">
                    <w:rPr>
                      <w:rFonts w:ascii="Times New Roman" w:hAnsi="Times New Roman" w:cs="Times New Roman"/>
                      <w:b w:val="0"/>
                      <w:color w:val="auto"/>
                      <w:sz w:val="22"/>
                      <w:szCs w:val="22"/>
                    </w:rPr>
                    <w:fldChar w:fldCharType="separate"/>
                  </w:r>
                  <w:ins w:id="148" w:author="Lahiru" w:date="2015-04-10T23:24:00Z">
                    <w:r>
                      <w:rPr>
                        <w:rFonts w:ascii="Times New Roman" w:hAnsi="Times New Roman" w:cs="Times New Roman"/>
                        <w:b w:val="0"/>
                        <w:noProof/>
                        <w:color w:val="auto"/>
                        <w:sz w:val="22"/>
                        <w:szCs w:val="22"/>
                      </w:rPr>
                      <w:t>4</w:t>
                    </w:r>
                  </w:ins>
                  <w:del w:id="149" w:author="Lahiru" w:date="2015-04-10T23:24:00Z">
                    <w:r w:rsidRPr="00574BE2" w:rsidDel="00AE396D">
                      <w:rPr>
                        <w:rFonts w:ascii="Times New Roman" w:hAnsi="Times New Roman" w:cs="Times New Roman"/>
                        <w:b w:val="0"/>
                        <w:noProof/>
                        <w:color w:val="auto"/>
                        <w:sz w:val="22"/>
                        <w:szCs w:val="22"/>
                      </w:rPr>
                      <w:delText>3</w:delText>
                    </w:r>
                  </w:del>
                  <w:r w:rsidRPr="00574BE2">
                    <w:rPr>
                      <w:rFonts w:ascii="Times New Roman" w:hAnsi="Times New Roman" w:cs="Times New Roman"/>
                      <w:b w:val="0"/>
                      <w:color w:val="auto"/>
                      <w:sz w:val="22"/>
                      <w:szCs w:val="22"/>
                    </w:rPr>
                    <w:fldChar w:fldCharType="end"/>
                  </w:r>
                  <w:r w:rsidRPr="00574BE2">
                    <w:rPr>
                      <w:rFonts w:ascii="Times New Roman" w:hAnsi="Times New Roman" w:cs="Times New Roman"/>
                      <w:b w:val="0"/>
                      <w:color w:val="auto"/>
                      <w:sz w:val="22"/>
                      <w:szCs w:val="22"/>
                    </w:rPr>
                    <w:t>.</w:t>
                  </w:r>
                  <w:proofErr w:type="gramEnd"/>
                  <w:r w:rsidRPr="00574BE2">
                    <w:rPr>
                      <w:rFonts w:ascii="Times New Roman" w:hAnsi="Times New Roman" w:cs="Times New Roman"/>
                      <w:b w:val="0"/>
                      <w:color w:val="auto"/>
                      <w:sz w:val="22"/>
                      <w:szCs w:val="22"/>
                    </w:rPr>
                    <w:t xml:space="preserve"> Sequence of steps of following in the pre-processing of a general dataset composed of medical and SNPs attributes. </w:t>
                  </w:r>
                  <w:r w:rsidRPr="00574BE2">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574BE2">
                    <w:rPr>
                      <w:rFonts w:ascii="Times New Roman" w:hAnsi="Times New Roman" w:cs="Times New Roman"/>
                      <w:b w:val="0"/>
                      <w:color w:val="auto"/>
                      <w:sz w:val="22"/>
                      <w:szCs w:val="22"/>
                    </w:rPr>
                    <w:fldChar w:fldCharType="separate"/>
                  </w:r>
                  <w:bookmarkEnd w:id="146"/>
                  <w:bookmarkEnd w:id="147"/>
                  <w:r>
                    <w:rPr>
                      <w:rFonts w:ascii="Times New Roman" w:hAnsi="Times New Roman" w:cs="Times New Roman"/>
                      <w:b w:val="0"/>
                      <w:noProof/>
                      <w:color w:val="auto"/>
                      <w:sz w:val="22"/>
                      <w:szCs w:val="22"/>
                    </w:rPr>
                    <w:t>(</w:t>
                  </w:r>
                  <w:hyperlink w:anchor="_ENREF_2" w:tooltip="Fiaschi, 2009 #1" w:history="1">
                    <w:r>
                      <w:rPr>
                        <w:rFonts w:ascii="Times New Roman" w:hAnsi="Times New Roman" w:cs="Times New Roman"/>
                        <w:b w:val="0"/>
                        <w:noProof/>
                        <w:color w:val="auto"/>
                        <w:sz w:val="22"/>
                        <w:szCs w:val="22"/>
                      </w:rPr>
                      <w:t>2</w:t>
                    </w:r>
                  </w:hyperlink>
                  <w:r>
                    <w:rPr>
                      <w:rFonts w:ascii="Times New Roman" w:hAnsi="Times New Roman" w:cs="Times New Roman"/>
                      <w:b w:val="0"/>
                      <w:noProof/>
                      <w:color w:val="auto"/>
                      <w:sz w:val="22"/>
                      <w:szCs w:val="22"/>
                    </w:rPr>
                    <w:t>)</w:t>
                  </w:r>
                  <w:r w:rsidRPr="00574BE2">
                    <w:rPr>
                      <w:rFonts w:ascii="Times New Roman" w:hAnsi="Times New Roman" w:cs="Times New Roman"/>
                      <w:b w:val="0"/>
                      <w:color w:val="auto"/>
                      <w:sz w:val="22"/>
                      <w:szCs w:val="22"/>
                    </w:rPr>
                    <w:fldChar w:fldCharType="end"/>
                  </w:r>
                </w:p>
              </w:txbxContent>
            </v:textbox>
          </v:shape>
        </w:pict>
      </w:r>
    </w:p>
    <w:p w:rsidR="00E755A4" w:rsidRPr="009134F8" w:rsidRDefault="00E755A4" w:rsidP="009134F8">
      <w:pPr>
        <w:jc w:val="both"/>
        <w:rPr>
          <w:rFonts w:ascii="Times New Roman" w:hAnsi="Times New Roman" w:cs="Times New Roman"/>
        </w:rPr>
      </w:pPr>
    </w:p>
    <w:commentRangeEnd w:id="145"/>
    <w:p w:rsidR="00E755A4" w:rsidRPr="009134F8" w:rsidRDefault="00C16107" w:rsidP="001358D4">
      <w:pPr>
        <w:jc w:val="center"/>
        <w:rPr>
          <w:rFonts w:ascii="Times New Roman" w:hAnsi="Times New Roman" w:cs="Times New Roman"/>
        </w:rPr>
      </w:pPr>
      <w:r>
        <w:rPr>
          <w:rStyle w:val="CommentReference"/>
        </w:rPr>
        <w:commentReference w:id="145"/>
      </w:r>
      <w:r w:rsidR="00781402" w:rsidRPr="009134F8">
        <w:rPr>
          <w:rFonts w:ascii="Times New Roman" w:hAnsi="Times New Roman" w:cs="Times New Roman"/>
          <w:noProof/>
        </w:rPr>
        <w:drawing>
          <wp:inline distT="0" distB="0" distL="0" distR="0" wp14:anchorId="6A929667" wp14:editId="14A0CC86">
            <wp:extent cx="4787457"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31">
                      <a:extLst>
                        <a:ext uri="{28A0092B-C50C-407E-A947-70E740481C1C}">
                          <a14:useLocalDpi xmlns:a14="http://schemas.microsoft.com/office/drawing/2010/main" val="0"/>
                        </a:ext>
                      </a:extLst>
                    </a:blip>
                    <a:stretch>
                      <a:fillRect/>
                    </a:stretch>
                  </pic:blipFill>
                  <pic:spPr>
                    <a:xfrm>
                      <a:off x="0" y="0"/>
                      <a:ext cx="4785930" cy="3323165"/>
                    </a:xfrm>
                    <a:prstGeom prst="rect">
                      <a:avLst/>
                    </a:prstGeom>
                  </pic:spPr>
                </pic:pic>
              </a:graphicData>
            </a:graphic>
          </wp:inline>
        </w:drawing>
      </w:r>
    </w:p>
    <w:p w:rsidR="00E45D9F" w:rsidRPr="006759CD" w:rsidRDefault="00781402" w:rsidP="00EF326A">
      <w:pPr>
        <w:pStyle w:val="Caption"/>
        <w:spacing w:after="240"/>
        <w:ind w:left="360" w:firstLine="720"/>
        <w:jc w:val="center"/>
        <w:rPr>
          <w:rFonts w:ascii="Times New Roman" w:hAnsi="Times New Roman" w:cs="Times New Roman"/>
          <w:b w:val="0"/>
          <w:color w:val="auto"/>
          <w:sz w:val="22"/>
          <w:szCs w:val="22"/>
        </w:rPr>
      </w:pPr>
      <w:bookmarkStart w:id="150" w:name="_Toc401785234"/>
      <w:proofErr w:type="gramStart"/>
      <w:r w:rsidRPr="000D3B4B">
        <w:rPr>
          <w:rFonts w:ascii="Times New Roman" w:hAnsi="Times New Roman" w:cs="Times New Roman"/>
          <w:b w:val="0"/>
          <w:color w:val="auto"/>
          <w:sz w:val="22"/>
          <w:szCs w:val="22"/>
        </w:rPr>
        <w:t xml:space="preserve">Figure </w:t>
      </w:r>
      <w:r w:rsidR="00C019D2" w:rsidRPr="000D3B4B">
        <w:rPr>
          <w:rFonts w:ascii="Times New Roman" w:hAnsi="Times New Roman" w:cs="Times New Roman"/>
          <w:b w:val="0"/>
          <w:color w:val="auto"/>
          <w:sz w:val="22"/>
          <w:szCs w:val="22"/>
        </w:rPr>
        <w:fldChar w:fldCharType="begin"/>
      </w:r>
      <w:r w:rsidR="003047C1" w:rsidRPr="000D3B4B">
        <w:rPr>
          <w:rFonts w:ascii="Times New Roman" w:hAnsi="Times New Roman" w:cs="Times New Roman"/>
          <w:b w:val="0"/>
          <w:color w:val="auto"/>
          <w:sz w:val="22"/>
          <w:szCs w:val="22"/>
        </w:rPr>
        <w:instrText xml:space="preserve"> SEQ Figure \* ARABIC </w:instrText>
      </w:r>
      <w:r w:rsidR="00C019D2" w:rsidRPr="000D3B4B">
        <w:rPr>
          <w:rFonts w:ascii="Times New Roman" w:hAnsi="Times New Roman" w:cs="Times New Roman"/>
          <w:b w:val="0"/>
          <w:color w:val="auto"/>
          <w:sz w:val="22"/>
          <w:szCs w:val="22"/>
        </w:rPr>
        <w:fldChar w:fldCharType="separate"/>
      </w:r>
      <w:ins w:id="151" w:author="Lahiru" w:date="2015-04-10T23:24:00Z">
        <w:r w:rsidR="00AE396D">
          <w:rPr>
            <w:rFonts w:ascii="Times New Roman" w:hAnsi="Times New Roman" w:cs="Times New Roman"/>
            <w:b w:val="0"/>
            <w:noProof/>
            <w:color w:val="auto"/>
            <w:sz w:val="22"/>
            <w:szCs w:val="22"/>
          </w:rPr>
          <w:t>5</w:t>
        </w:r>
      </w:ins>
      <w:del w:id="152" w:author="Lahiru" w:date="2015-04-10T23:24:00Z">
        <w:r w:rsidR="00242B71" w:rsidRPr="000D3B4B" w:rsidDel="00AE396D">
          <w:rPr>
            <w:rFonts w:ascii="Times New Roman" w:hAnsi="Times New Roman" w:cs="Times New Roman"/>
            <w:b w:val="0"/>
            <w:noProof/>
            <w:color w:val="auto"/>
            <w:sz w:val="22"/>
            <w:szCs w:val="22"/>
          </w:rPr>
          <w:delText>4</w:delText>
        </w:r>
      </w:del>
      <w:r w:rsidR="00C019D2" w:rsidRPr="000D3B4B">
        <w:rPr>
          <w:rFonts w:ascii="Times New Roman" w:hAnsi="Times New Roman" w:cs="Times New Roman"/>
          <w:b w:val="0"/>
          <w:color w:val="auto"/>
          <w:sz w:val="22"/>
          <w:szCs w:val="22"/>
        </w:rPr>
        <w:fldChar w:fldCharType="end"/>
      </w:r>
      <w:r w:rsidRPr="000D3B4B">
        <w:rPr>
          <w:rFonts w:ascii="Times New Roman" w:hAnsi="Times New Roman" w:cs="Times New Roman"/>
          <w:b w:val="0"/>
          <w:color w:val="auto"/>
          <w:sz w:val="22"/>
          <w:szCs w:val="22"/>
        </w:rPr>
        <w:t>.</w:t>
      </w:r>
      <w:proofErr w:type="gramEnd"/>
      <w:r w:rsidRPr="000D3B4B">
        <w:rPr>
          <w:rFonts w:ascii="Times New Roman" w:hAnsi="Times New Roman" w:cs="Times New Roman"/>
          <w:b w:val="0"/>
          <w:color w:val="auto"/>
          <w:sz w:val="22"/>
          <w:szCs w:val="22"/>
        </w:rPr>
        <w:t xml:space="preserve"> A SNP pathway based Association Method (SPAM) </w:t>
      </w:r>
      <w:r w:rsidR="00C019D2" w:rsidRPr="000D3B4B">
        <w:rPr>
          <w:rFonts w:ascii="Times New Roman" w:hAnsi="Times New Roman" w:cs="Times New Roman"/>
          <w:b w:val="0"/>
          <w:color w:val="auto"/>
          <w:sz w:val="22"/>
          <w:szCs w:val="2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6243D">
        <w:rPr>
          <w:rFonts w:ascii="Times New Roman" w:hAnsi="Times New Roman" w:cs="Times New Roman"/>
          <w:b w:val="0"/>
          <w:color w:val="auto"/>
          <w:sz w:val="22"/>
          <w:szCs w:val="22"/>
        </w:rPr>
        <w:instrText xml:space="preserve"> ADDIN EN.CITE </w:instrText>
      </w:r>
      <w:r w:rsidR="0096243D">
        <w:rPr>
          <w:rFonts w:ascii="Times New Roman" w:hAnsi="Times New Roman" w:cs="Times New Roman"/>
          <w:b w:val="0"/>
          <w:color w:val="auto"/>
          <w:sz w:val="22"/>
          <w:szCs w:val="22"/>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6243D">
        <w:rPr>
          <w:rFonts w:ascii="Times New Roman" w:hAnsi="Times New Roman" w:cs="Times New Roman"/>
          <w:b w:val="0"/>
          <w:color w:val="auto"/>
          <w:sz w:val="22"/>
          <w:szCs w:val="22"/>
        </w:rPr>
        <w:instrText xml:space="preserve"> ADDIN EN.CITE.DATA </w:instrText>
      </w:r>
      <w:r w:rsidR="0096243D">
        <w:rPr>
          <w:rFonts w:ascii="Times New Roman" w:hAnsi="Times New Roman" w:cs="Times New Roman"/>
          <w:b w:val="0"/>
          <w:color w:val="auto"/>
          <w:sz w:val="22"/>
          <w:szCs w:val="22"/>
        </w:rPr>
      </w:r>
      <w:r w:rsidR="0096243D">
        <w:rPr>
          <w:rFonts w:ascii="Times New Roman" w:hAnsi="Times New Roman" w:cs="Times New Roman"/>
          <w:b w:val="0"/>
          <w:color w:val="auto"/>
          <w:sz w:val="22"/>
          <w:szCs w:val="22"/>
        </w:rPr>
        <w:fldChar w:fldCharType="end"/>
      </w:r>
      <w:r w:rsidR="00C019D2" w:rsidRPr="000D3B4B">
        <w:rPr>
          <w:rFonts w:ascii="Times New Roman" w:hAnsi="Times New Roman" w:cs="Times New Roman"/>
          <w:b w:val="0"/>
          <w:color w:val="auto"/>
          <w:sz w:val="22"/>
          <w:szCs w:val="22"/>
        </w:rPr>
      </w:r>
      <w:r w:rsidR="00C019D2" w:rsidRPr="000D3B4B">
        <w:rPr>
          <w:rFonts w:ascii="Times New Roman" w:hAnsi="Times New Roman" w:cs="Times New Roman"/>
          <w:b w:val="0"/>
          <w:color w:val="auto"/>
          <w:sz w:val="22"/>
          <w:szCs w:val="22"/>
        </w:rPr>
        <w:fldChar w:fldCharType="separate"/>
      </w:r>
      <w:bookmarkEnd w:id="150"/>
      <w:r w:rsidR="0096243D">
        <w:rPr>
          <w:rFonts w:ascii="Times New Roman" w:hAnsi="Times New Roman" w:cs="Times New Roman"/>
          <w:b w:val="0"/>
          <w:noProof/>
          <w:color w:val="auto"/>
          <w:sz w:val="22"/>
          <w:szCs w:val="22"/>
        </w:rPr>
        <w:t>(</w:t>
      </w:r>
      <w:hyperlink w:anchor="_ENREF_26" w:tooltip="Liangcai, 2008 #8" w:history="1">
        <w:r w:rsidR="00B051DA">
          <w:rPr>
            <w:rFonts w:ascii="Times New Roman" w:hAnsi="Times New Roman" w:cs="Times New Roman"/>
            <w:b w:val="0"/>
            <w:noProof/>
            <w:color w:val="auto"/>
            <w:sz w:val="22"/>
            <w:szCs w:val="22"/>
          </w:rPr>
          <w:t>26</w:t>
        </w:r>
      </w:hyperlink>
      <w:r w:rsidR="0096243D">
        <w:rPr>
          <w:rFonts w:ascii="Times New Roman" w:hAnsi="Times New Roman" w:cs="Times New Roman"/>
          <w:b w:val="0"/>
          <w:noProof/>
          <w:color w:val="auto"/>
          <w:sz w:val="22"/>
          <w:szCs w:val="22"/>
        </w:rPr>
        <w:t>)</w:t>
      </w:r>
      <w:r w:rsidR="00C019D2" w:rsidRPr="000D3B4B">
        <w:rPr>
          <w:rFonts w:ascii="Times New Roman" w:hAnsi="Times New Roman" w:cs="Times New Roman"/>
          <w:b w:val="0"/>
          <w:color w:val="auto"/>
          <w:sz w:val="22"/>
          <w:szCs w:val="22"/>
        </w:rPr>
        <w:fldChar w:fldCharType="end"/>
      </w:r>
    </w:p>
    <w:p w:rsidR="008E5A3E" w:rsidRPr="009134F8" w:rsidRDefault="00B051DA" w:rsidP="009134F8">
      <w:pPr>
        <w:jc w:val="both"/>
        <w:rPr>
          <w:rFonts w:ascii="Times New Roman" w:hAnsi="Times New Roman" w:cs="Times New Roman"/>
        </w:rPr>
      </w:pPr>
      <w:hyperlink w:anchor="_ENREF_2" w:tooltip="Fiaschi, 2009 #1"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Fiaschi, Garibaldi (2)</w:t>
        </w:r>
        <w:r w:rsidRPr="009134F8">
          <w:rPr>
            <w:rFonts w:ascii="Times New Roman" w:hAnsi="Times New Roman" w:cs="Times New Roman"/>
          </w:rPr>
          <w:fldChar w:fldCharType="end"/>
        </w:r>
      </w:hyperlink>
      <w:r w:rsidR="00E36D28" w:rsidRPr="009134F8">
        <w:rPr>
          <w:rFonts w:ascii="Times New Roman" w:hAnsi="Times New Roman" w:cs="Times New Roman"/>
        </w:rPr>
        <w:t xml:space="preserve">, </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r w:rsidR="00E36D28" w:rsidRPr="009134F8">
        <w:rPr>
          <w:rFonts w:ascii="Times New Roman" w:hAnsi="Times New Roman" w:cs="Times New Roman"/>
        </w:rPr>
        <w:t xml:space="preserve"> and </w:t>
      </w:r>
      <w:hyperlink w:anchor="_ENREF_26" w:tooltip="Liangcai, 2008 #8" w:history="1">
        <w:r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9134F8">
          <w:rPr>
            <w:rFonts w:ascii="Times New Roman" w:hAnsi="Times New Roman" w:cs="Times New Roman"/>
          </w:rPr>
        </w:r>
        <w:r w:rsidRPr="009134F8">
          <w:rPr>
            <w:rFonts w:ascii="Times New Roman" w:hAnsi="Times New Roman" w:cs="Times New Roman"/>
          </w:rPr>
          <w:fldChar w:fldCharType="separate"/>
        </w:r>
        <w:r>
          <w:rPr>
            <w:rFonts w:ascii="Times New Roman" w:hAnsi="Times New Roman" w:cs="Times New Roman"/>
            <w:noProof/>
          </w:rPr>
          <w:t>Liangcai, Lina (26)</w:t>
        </w:r>
        <w:r w:rsidRPr="009134F8">
          <w:rPr>
            <w:rFonts w:ascii="Times New Roman" w:hAnsi="Times New Roman" w:cs="Times New Roman"/>
          </w:rPr>
          <w:fldChar w:fldCharType="end"/>
        </w:r>
      </w:hyperlink>
      <w:r w:rsidR="00B8344A" w:rsidRPr="009134F8">
        <w:rPr>
          <w:rFonts w:ascii="Times New Roman" w:hAnsi="Times New Roman" w:cs="Times New Roman"/>
        </w:rPr>
        <w:t>explains in their researches, combination of SNPs analysis and other methods are more effective</w:t>
      </w:r>
      <w:r w:rsidR="00E46EBE" w:rsidRPr="009134F8">
        <w:rPr>
          <w:rFonts w:ascii="Times New Roman" w:hAnsi="Times New Roman" w:cs="Times New Roman"/>
        </w:rPr>
        <w:t>.</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ins w:id="153" w:author="Lahiru" w:date="2015-04-11T00:49:00Z">
        <w:r w:rsidR="00DA35AB" w:rsidRPr="009134F8" w:rsidDel="00DA35AB">
          <w:rPr>
            <w:rFonts w:ascii="Times New Roman" w:hAnsi="Times New Roman" w:cs="Times New Roman"/>
          </w:rPr>
          <w:t xml:space="preserve"> </w:t>
        </w:r>
      </w:ins>
      <w:del w:id="154" w:author="Lahiru" w:date="2015-04-11T00:49:00Z">
        <w:r w:rsidR="0002233D" w:rsidRPr="009134F8" w:rsidDel="00DA35AB">
          <w:rPr>
            <w:rFonts w:ascii="Times New Roman" w:hAnsi="Times New Roman" w:cs="Times New Roman"/>
          </w:rPr>
          <w:delText>believes</w:delText>
        </w:r>
      </w:del>
      <w:proofErr w:type="gramStart"/>
      <w:r w:rsidR="00C370D7" w:rsidRPr="009134F8">
        <w:rPr>
          <w:rFonts w:ascii="Times New Roman" w:hAnsi="Times New Roman" w:cs="Times New Roman"/>
        </w:rPr>
        <w:t>proposed</w:t>
      </w:r>
      <w:proofErr w:type="gramEnd"/>
      <w:r w:rsidR="00C370D7" w:rsidRPr="009134F8">
        <w:rPr>
          <w:rFonts w:ascii="Times New Roman" w:hAnsi="Times New Roman" w:cs="Times New Roman"/>
        </w:rPr>
        <w:t xml:space="preserve"> approach can </w:t>
      </w:r>
      <w:r w:rsidR="00A04CE1" w:rsidRPr="009134F8">
        <w:rPr>
          <w:rFonts w:ascii="Times New Roman" w:hAnsi="Times New Roman" w:cs="Times New Roman"/>
        </w:rPr>
        <w:t>used on both disease with partially</w:t>
      </w:r>
      <w:r w:rsidR="00C370D7" w:rsidRPr="009134F8">
        <w:rPr>
          <w:rFonts w:ascii="Times New Roman" w:hAnsi="Times New Roman" w:cs="Times New Roman"/>
        </w:rPr>
        <w:t xml:space="preserve"> known genetic based or unknown genetic bases.</w:t>
      </w:r>
      <w:ins w:id="155" w:author="Lahiru" w:date="2015-04-11T00:49:00Z">
        <w:r w:rsidR="00DA35AB">
          <w:rPr>
            <w:rFonts w:ascii="Times New Roman" w:hAnsi="Times New Roman" w:cs="Times New Roman"/>
          </w:rPr>
          <w:t xml:space="preserve"> </w:t>
        </w:r>
      </w:ins>
      <w:r w:rsidR="002D0BD0" w:rsidRPr="009134F8">
        <w:rPr>
          <w:rFonts w:ascii="Times New Roman" w:hAnsi="Times New Roman" w:cs="Times New Roman"/>
        </w:rPr>
        <w:t xml:space="preserve">Also explains some limitation on their research, only getting </w:t>
      </w:r>
      <w:proofErr w:type="spellStart"/>
      <w:r w:rsidR="002D0BD0" w:rsidRPr="009134F8">
        <w:rPr>
          <w:rFonts w:ascii="Times New Roman" w:hAnsi="Times New Roman" w:cs="Times New Roman"/>
        </w:rPr>
        <w:t>nsSNPs</w:t>
      </w:r>
      <w:proofErr w:type="spellEnd"/>
      <w:r w:rsidR="002D0BD0" w:rsidRPr="009134F8">
        <w:rPr>
          <w:rFonts w:ascii="Times New Roman" w:hAnsi="Times New Roman" w:cs="Times New Roman"/>
        </w:rPr>
        <w:t xml:space="preserve"> data from one data based for analysis query protein sequence.</w:t>
      </w:r>
      <w:r w:rsidR="009A1238" w:rsidRPr="009134F8">
        <w:rPr>
          <w:rFonts w:ascii="Times New Roman" w:hAnsi="Times New Roman" w:cs="Times New Roman"/>
        </w:rPr>
        <w:t xml:space="preserve"> To overcome this limitation will use other multiple sequence alignment methods, such as PSI-BLAST </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&lt;EndNote&gt;&lt;Cite&gt;&lt;Author&gt;Altschul&lt;/Author&gt;&lt;Year&gt;1997&lt;/Year&gt;&lt;RecNum&gt;33&lt;/RecNum&gt;&lt;DisplayText&gt;(24)&lt;/DisplayText&gt;&lt;record&gt;&lt;rec-number&gt;33&lt;/rec-number&gt;&lt;foreign-keys&gt;&lt;key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24" w:tooltip="Altschul, 1997 #33" w:history="1">
        <w:r>
          <w:rPr>
            <w:rFonts w:ascii="Times New Roman" w:hAnsi="Times New Roman" w:cs="Times New Roman"/>
            <w:noProof/>
          </w:rPr>
          <w:t>24</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9A1238" w:rsidRPr="009134F8">
        <w:rPr>
          <w:rFonts w:ascii="Times New Roman" w:hAnsi="Times New Roman" w:cs="Times New Roman"/>
        </w:rPr>
        <w:t xml:space="preserve"> or COBOLT </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&lt;EndNote&gt;&lt;Cite&gt;&lt;Author&gt;Papadopoulos&lt;/Author&gt;&lt;Year&gt;2007&lt;/Year&gt;&lt;RecNum&gt;42&lt;/RecNum&gt;&lt;DisplayText&gt;(34)&lt;/DisplayText&gt;&lt;record&gt;&lt;rec-number&gt;42&lt;/rec-number&gt;&lt;foreign-keys&gt;&lt;key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url&gt;http://bioinformatics.oxfordjournals.org/content/23/9/1073.full.pdf&lt;/url&gt;&lt;/related-urls&gt;&lt;/urls&gt;&lt;electronic-resource-num&gt;10.1093/bioinformatics/btm076&lt;/electronic-resource-num&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34" w:tooltip="Papadopoulos, 2007 #42" w:history="1">
        <w:r>
          <w:rPr>
            <w:rFonts w:ascii="Times New Roman" w:hAnsi="Times New Roman" w:cs="Times New Roman"/>
            <w:noProof/>
          </w:rPr>
          <w:t>34</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CA0E38" w:rsidRPr="009134F8">
        <w:rPr>
          <w:rFonts w:ascii="Times New Roman" w:hAnsi="Times New Roman" w:cs="Times New Roman"/>
        </w:rPr>
        <w:t>.</w:t>
      </w:r>
      <w:r w:rsidR="007D5DC9" w:rsidRPr="009134F8">
        <w:rPr>
          <w:rFonts w:ascii="Times New Roman" w:hAnsi="Times New Roman" w:cs="Times New Roman"/>
        </w:rPr>
        <w:t xml:space="preserve">Feature selection method is not implementing in this approach. So further </w:t>
      </w:r>
      <w:r w:rsidR="00FD7F39" w:rsidRPr="009134F8">
        <w:rPr>
          <w:rFonts w:ascii="Times New Roman" w:hAnsi="Times New Roman" w:cs="Times New Roman"/>
        </w:rPr>
        <w:t xml:space="preserve">study, </w:t>
      </w:r>
      <w:r w:rsidR="007D5DC9" w:rsidRPr="009134F8">
        <w:rPr>
          <w:rFonts w:ascii="Times New Roman" w:hAnsi="Times New Roman" w:cs="Times New Roman"/>
        </w:rPr>
        <w:t xml:space="preserve">can be </w:t>
      </w:r>
      <w:r w:rsidR="00FD7F39" w:rsidRPr="009134F8">
        <w:rPr>
          <w:rFonts w:ascii="Times New Roman" w:hAnsi="Times New Roman" w:cs="Times New Roman"/>
        </w:rPr>
        <w:t xml:space="preserve">implement </w:t>
      </w:r>
      <w:r w:rsidR="007D5DC9" w:rsidRPr="009134F8">
        <w:rPr>
          <w:rFonts w:ascii="Times New Roman" w:hAnsi="Times New Roman" w:cs="Times New Roman"/>
        </w:rPr>
        <w:t>a feature selection method to gain the performance of the proposed solution.</w:t>
      </w:r>
      <w:hyperlink w:anchor="_ENREF_2" w:tooltip="Fiaschi, 2009 #1"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Fiaschi, Garibaldi (2)</w:t>
        </w:r>
        <w:r w:rsidRPr="009134F8">
          <w:rPr>
            <w:rFonts w:ascii="Times New Roman" w:hAnsi="Times New Roman" w:cs="Times New Roman"/>
          </w:rPr>
          <w:fldChar w:fldCharType="end"/>
        </w:r>
      </w:hyperlink>
      <w:ins w:id="156" w:author="Lahiru" w:date="2015-04-11T00:50:00Z">
        <w:r w:rsidR="00DA35AB">
          <w:rPr>
            <w:rFonts w:ascii="Times New Roman" w:hAnsi="Times New Roman" w:cs="Times New Roman"/>
          </w:rPr>
          <w:t xml:space="preserve"> </w:t>
        </w:r>
      </w:ins>
      <w:proofErr w:type="gramStart"/>
      <w:r w:rsidR="00087061" w:rsidRPr="009134F8">
        <w:rPr>
          <w:rFonts w:ascii="Times New Roman" w:hAnsi="Times New Roman" w:cs="Times New Roman"/>
        </w:rPr>
        <w:t>suggests</w:t>
      </w:r>
      <w:proofErr w:type="gramEnd"/>
      <w:ins w:id="157" w:author="Lahiru" w:date="2015-04-11T00:50:00Z">
        <w:r w:rsidR="00DA35AB">
          <w:rPr>
            <w:rFonts w:ascii="Times New Roman" w:hAnsi="Times New Roman" w:cs="Times New Roman"/>
          </w:rPr>
          <w:t xml:space="preserve"> </w:t>
        </w:r>
      </w:ins>
      <w:r w:rsidR="006A450F" w:rsidRPr="009134F8">
        <w:rPr>
          <w:rFonts w:ascii="Times New Roman" w:hAnsi="Times New Roman" w:cs="Times New Roman"/>
        </w:rPr>
        <w:t>family history related data</w:t>
      </w:r>
      <w:ins w:id="158" w:author="Lahiru" w:date="2015-04-11T00:50:00Z">
        <w:r w:rsidR="00DA35AB">
          <w:rPr>
            <w:rFonts w:ascii="Times New Roman" w:hAnsi="Times New Roman" w:cs="Times New Roman"/>
          </w:rPr>
          <w:t xml:space="preserve"> </w:t>
        </w:r>
      </w:ins>
      <w:r w:rsidR="006A450F" w:rsidRPr="009134F8">
        <w:rPr>
          <w:rFonts w:ascii="Times New Roman" w:hAnsi="Times New Roman" w:cs="Times New Roman"/>
        </w:rPr>
        <w:t xml:space="preserve">helps to identify and gain performance of the </w:t>
      </w:r>
      <w:r w:rsidR="006A450F" w:rsidRPr="009134F8">
        <w:rPr>
          <w:rFonts w:ascii="Times New Roman" w:hAnsi="Times New Roman" w:cs="Times New Roman"/>
        </w:rPr>
        <w:lastRenderedPageBreak/>
        <w:t>proposed solution.</w:t>
      </w:r>
      <w:ins w:id="159" w:author="Lahiru" w:date="2015-04-11T00:50:00Z">
        <w:r w:rsidR="00DA35AB">
          <w:rPr>
            <w:rFonts w:ascii="Times New Roman" w:hAnsi="Times New Roman" w:cs="Times New Roman"/>
          </w:rPr>
          <w:t xml:space="preserve"> </w:t>
        </w:r>
      </w:ins>
      <w:r w:rsidR="003477E1" w:rsidRPr="009134F8">
        <w:rPr>
          <w:rFonts w:ascii="Times New Roman" w:hAnsi="Times New Roman" w:cs="Times New Roman"/>
        </w:rPr>
        <w:t xml:space="preserve">And also agree with </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r w:rsidR="003477E1" w:rsidRPr="009134F8">
        <w:rPr>
          <w:rFonts w:ascii="Times New Roman" w:hAnsi="Times New Roman" w:cs="Times New Roman"/>
        </w:rPr>
        <w:t>,  the feature selection is a affect their solutions.</w:t>
      </w:r>
      <w:hyperlink w:anchor="_ENREF_26" w:tooltip="Liangcai, 2008 #8" w:history="1">
        <w:r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aW5hICgyNik8L0Rpc3BsYXlUZXh0PjxyZWNvcmQ+PHJlYy1udW1iZXI+ODwvcmVjLW51bWJlcj48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9134F8">
          <w:rPr>
            <w:rFonts w:ascii="Times New Roman" w:hAnsi="Times New Roman" w:cs="Times New Roman"/>
          </w:rPr>
        </w:r>
        <w:r w:rsidRPr="009134F8">
          <w:rPr>
            <w:rFonts w:ascii="Times New Roman" w:hAnsi="Times New Roman" w:cs="Times New Roman"/>
          </w:rPr>
          <w:fldChar w:fldCharType="separate"/>
        </w:r>
        <w:r>
          <w:rPr>
            <w:rFonts w:ascii="Times New Roman" w:hAnsi="Times New Roman" w:cs="Times New Roman"/>
            <w:noProof/>
          </w:rPr>
          <w:t>Liangcai, Lina (26)</w:t>
        </w:r>
        <w:r w:rsidRPr="009134F8">
          <w:rPr>
            <w:rFonts w:ascii="Times New Roman" w:hAnsi="Times New Roman" w:cs="Times New Roman"/>
          </w:rPr>
          <w:fldChar w:fldCharType="end"/>
        </w:r>
      </w:hyperlink>
      <w:r w:rsidR="0042469C" w:rsidRPr="009134F8">
        <w:rPr>
          <w:rFonts w:ascii="Times New Roman" w:hAnsi="Times New Roman" w:cs="Times New Roman"/>
        </w:rPr>
        <w:t xml:space="preserve"> and </w:t>
      </w:r>
      <w:hyperlink w:anchor="_ENREF_29" w:tooltip="Wu, 2014 #23" w:history="1">
        <w:r w:rsidRPr="009134F8">
          <w:rPr>
            <w:rFonts w:ascii="Times New Roman" w:hAnsi="Times New Roman" w:cs="Times New Roman"/>
          </w:rPr>
          <w:fldChar w:fldCharType="begin"/>
        </w:r>
        <w:r>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rPr>
            <w:rFonts w:ascii="Times New Roman" w:hAnsi="Times New Roman" w:cs="Times New Roman"/>
          </w:rPr>
          <w:fldChar w:fldCharType="separate"/>
        </w:r>
        <w:r>
          <w:rPr>
            <w:rFonts w:ascii="Times New Roman" w:hAnsi="Times New Roman" w:cs="Times New Roman"/>
            <w:noProof/>
          </w:rPr>
          <w:t>Wu, Yang (29)</w:t>
        </w:r>
        <w:r w:rsidRPr="009134F8">
          <w:rPr>
            <w:rFonts w:ascii="Times New Roman" w:hAnsi="Times New Roman" w:cs="Times New Roman"/>
          </w:rPr>
          <w:fldChar w:fldCharType="end"/>
        </w:r>
      </w:hyperlink>
      <w:r w:rsidR="0042469C" w:rsidRPr="009134F8">
        <w:rPr>
          <w:rFonts w:ascii="Times New Roman" w:hAnsi="Times New Roman" w:cs="Times New Roman"/>
        </w:rPr>
        <w:t xml:space="preserve"> both mention in their researches some other genome region such as the transcriptional and promoter regions may also be associated with human diseases.</w:t>
      </w:r>
    </w:p>
    <w:p w:rsidR="004F5FFE" w:rsidRPr="009134F8" w:rsidRDefault="004347C8" w:rsidP="00F96BC8">
      <w:pPr>
        <w:spacing w:after="240"/>
        <w:jc w:val="both"/>
        <w:rPr>
          <w:rFonts w:ascii="Times New Roman" w:hAnsi="Times New Roman" w:cs="Times New Roman"/>
        </w:rPr>
      </w:pPr>
      <w:r w:rsidRPr="009134F8">
        <w:rPr>
          <w:rFonts w:ascii="Times New Roman" w:hAnsi="Times New Roman" w:cs="Times New Roman"/>
        </w:rPr>
        <w:t xml:space="preserve">The combination </w:t>
      </w:r>
      <w:r w:rsidR="000E52F2" w:rsidRPr="009134F8">
        <w:rPr>
          <w:rFonts w:ascii="Times New Roman" w:hAnsi="Times New Roman" w:cs="Times New Roman"/>
        </w:rPr>
        <w:t>methods are express and explain</w:t>
      </w:r>
      <w:r w:rsidRPr="009134F8">
        <w:rPr>
          <w:rFonts w:ascii="Times New Roman" w:hAnsi="Times New Roman" w:cs="Times New Roman"/>
        </w:rPr>
        <w:t xml:space="preserve"> more about inherited diseases other than analyzing only SNPs.</w:t>
      </w:r>
      <w:ins w:id="160" w:author="Lahiru" w:date="2015-04-11T00:50:00Z">
        <w:r w:rsidR="00DA35AB">
          <w:rPr>
            <w:rFonts w:ascii="Times New Roman" w:hAnsi="Times New Roman" w:cs="Times New Roman"/>
          </w:rPr>
          <w:t xml:space="preserve"> </w:t>
        </w:r>
      </w:ins>
      <w:r w:rsidR="004708ED" w:rsidRPr="009134F8">
        <w:rPr>
          <w:rFonts w:ascii="Times New Roman" w:hAnsi="Times New Roman" w:cs="Times New Roman"/>
        </w:rPr>
        <w:t>KEGG pathway is useful to analysis other environment factors with SNPs data.</w:t>
      </w:r>
      <w:ins w:id="161" w:author="Lahiru" w:date="2015-04-11T00:50:00Z">
        <w:r w:rsidR="00DA35AB">
          <w:rPr>
            <w:rFonts w:ascii="Times New Roman" w:hAnsi="Times New Roman" w:cs="Times New Roman"/>
          </w:rPr>
          <w:t xml:space="preserve"> </w:t>
        </w:r>
      </w:ins>
      <w:r w:rsidR="00E631BB" w:rsidRPr="009134F8">
        <w:rPr>
          <w:rFonts w:ascii="Times New Roman" w:hAnsi="Times New Roman" w:cs="Times New Roman"/>
        </w:rPr>
        <w:t xml:space="preserve">The phenotype data is explains the more about given </w:t>
      </w:r>
      <w:r w:rsidR="001D424A" w:rsidRPr="009134F8">
        <w:rPr>
          <w:rFonts w:ascii="Times New Roman" w:hAnsi="Times New Roman" w:cs="Times New Roman"/>
        </w:rPr>
        <w:t>genotype</w:t>
      </w:r>
      <w:r w:rsidR="00E631BB" w:rsidRPr="009134F8">
        <w:rPr>
          <w:rFonts w:ascii="Times New Roman" w:hAnsi="Times New Roman" w:cs="Times New Roman"/>
        </w:rPr>
        <w:t xml:space="preserve"> data </w:t>
      </w:r>
      <w:r w:rsidR="001D424A" w:rsidRPr="009134F8">
        <w:rPr>
          <w:rFonts w:ascii="Times New Roman" w:hAnsi="Times New Roman" w:cs="Times New Roman"/>
        </w:rPr>
        <w:t>associated</w:t>
      </w:r>
      <w:r w:rsidR="00E631BB" w:rsidRPr="009134F8">
        <w:rPr>
          <w:rFonts w:ascii="Times New Roman" w:hAnsi="Times New Roman" w:cs="Times New Roman"/>
        </w:rPr>
        <w:t xml:space="preserve"> with </w:t>
      </w:r>
      <w:r w:rsidR="001D424A" w:rsidRPr="009134F8">
        <w:rPr>
          <w:rFonts w:ascii="Times New Roman" w:hAnsi="Times New Roman" w:cs="Times New Roman"/>
        </w:rPr>
        <w:t>disease</w:t>
      </w:r>
      <w:r w:rsidR="00E631BB" w:rsidRPr="009134F8">
        <w:rPr>
          <w:rFonts w:ascii="Times New Roman" w:hAnsi="Times New Roman" w:cs="Times New Roman"/>
        </w:rPr>
        <w:t>.</w:t>
      </w:r>
      <w:ins w:id="162" w:author="Lahiru" w:date="2015-04-11T00:50:00Z">
        <w:r w:rsidR="00DA35AB">
          <w:rPr>
            <w:rFonts w:ascii="Times New Roman" w:hAnsi="Times New Roman" w:cs="Times New Roman"/>
          </w:rPr>
          <w:t xml:space="preserve"> </w:t>
        </w:r>
      </w:ins>
      <w:r w:rsidR="00390160" w:rsidRPr="009134F8">
        <w:rPr>
          <w:rFonts w:ascii="Times New Roman" w:hAnsi="Times New Roman" w:cs="Times New Roman"/>
        </w:rPr>
        <w:t>But there are some point in th</w:t>
      </w:r>
      <w:r w:rsidR="00C87AEF" w:rsidRPr="009134F8">
        <w:rPr>
          <w:rFonts w:ascii="Times New Roman" w:hAnsi="Times New Roman" w:cs="Times New Roman"/>
        </w:rPr>
        <w:t>ese</w:t>
      </w:r>
      <w:r w:rsidR="00390160" w:rsidRPr="009134F8">
        <w:rPr>
          <w:rFonts w:ascii="Times New Roman" w:hAnsi="Times New Roman" w:cs="Times New Roman"/>
        </w:rPr>
        <w:t xml:space="preserve"> researches can be affect to performance and accuracy of the proposed solution.</w:t>
      </w:r>
      <w:ins w:id="163" w:author="Lahiru" w:date="2015-04-11T00:50:00Z">
        <w:r w:rsidR="00DA35AB">
          <w:rPr>
            <w:rFonts w:ascii="Times New Roman" w:hAnsi="Times New Roman" w:cs="Times New Roman"/>
          </w:rPr>
          <w:t xml:space="preserve"> </w:t>
        </w:r>
      </w:ins>
      <w:hyperlink w:anchor="_ENREF_2" w:tooltip="Fiaschi, 2009 #1" w:history="1">
        <w:r w:rsidR="00B051DA" w:rsidRPr="009134F8">
          <w:rPr>
            <w:rFonts w:ascii="Times New Roman" w:hAnsi="Times New Roman" w:cs="Times New Roman"/>
          </w:rPr>
          <w:fldChar w:fldCharType="begin"/>
        </w:r>
        <w:r w:rsidR="00B051DA">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B051DA" w:rsidRPr="009134F8">
          <w:rPr>
            <w:rFonts w:ascii="Times New Roman" w:hAnsi="Times New Roman" w:cs="Times New Roman"/>
          </w:rPr>
          <w:fldChar w:fldCharType="separate"/>
        </w:r>
        <w:r w:rsidR="00B051DA">
          <w:rPr>
            <w:rFonts w:ascii="Times New Roman" w:hAnsi="Times New Roman" w:cs="Times New Roman"/>
            <w:noProof/>
          </w:rPr>
          <w:t>Fiaschi, Garibaldi (2)</w:t>
        </w:r>
        <w:r w:rsidR="00B051DA" w:rsidRPr="009134F8">
          <w:rPr>
            <w:rFonts w:ascii="Times New Roman" w:hAnsi="Times New Roman" w:cs="Times New Roman"/>
          </w:rPr>
          <w:fldChar w:fldCharType="end"/>
        </w:r>
      </w:hyperlink>
      <w:ins w:id="164" w:author="Lahiru" w:date="2015-04-11T00:50:00Z">
        <w:r w:rsidR="0096720C">
          <w:rPr>
            <w:rFonts w:ascii="Times New Roman" w:hAnsi="Times New Roman" w:cs="Times New Roman"/>
          </w:rPr>
          <w:t xml:space="preserve"> </w:t>
        </w:r>
      </w:ins>
      <w:proofErr w:type="gramStart"/>
      <w:r w:rsidR="00891E2B" w:rsidRPr="009134F8">
        <w:rPr>
          <w:rFonts w:ascii="Times New Roman" w:hAnsi="Times New Roman" w:cs="Times New Roman"/>
        </w:rPr>
        <w:t>mentions</w:t>
      </w:r>
      <w:proofErr w:type="gramEnd"/>
      <w:r w:rsidR="00891E2B" w:rsidRPr="009134F8">
        <w:rPr>
          <w:rFonts w:ascii="Times New Roman" w:hAnsi="Times New Roman" w:cs="Times New Roman"/>
        </w:rPr>
        <w:t xml:space="preserve"> their solution transforming categorical data to Boolean one according to</w:t>
      </w:r>
      <w:r w:rsidR="00446E68" w:rsidRPr="009134F8">
        <w:rPr>
          <w:rFonts w:ascii="Times New Roman" w:hAnsi="Times New Roman" w:cs="Times New Roman"/>
        </w:rPr>
        <w:t xml:space="preserve"> the</w:t>
      </w:r>
      <w:r w:rsidR="00891E2B" w:rsidRPr="009134F8">
        <w:rPr>
          <w:rFonts w:ascii="Times New Roman" w:hAnsi="Times New Roman" w:cs="Times New Roman"/>
        </w:rPr>
        <w:t xml:space="preserve"> threshold value.</w:t>
      </w:r>
      <w:ins w:id="165" w:author="Lahiru" w:date="2015-04-11T00:50:00Z">
        <w:r w:rsidR="00DA35AB">
          <w:rPr>
            <w:rFonts w:ascii="Times New Roman" w:hAnsi="Times New Roman" w:cs="Times New Roman"/>
          </w:rPr>
          <w:t xml:space="preserve"> </w:t>
        </w:r>
      </w:ins>
      <w:r w:rsidR="00D1450C" w:rsidRPr="009134F8">
        <w:rPr>
          <w:rFonts w:ascii="Times New Roman" w:hAnsi="Times New Roman" w:cs="Times New Roman"/>
        </w:rPr>
        <w:t xml:space="preserve">Selection of the threshold can be huge effect to the </w:t>
      </w:r>
      <w:r w:rsidR="006B3BDD" w:rsidRPr="009134F8">
        <w:rPr>
          <w:rFonts w:ascii="Times New Roman" w:hAnsi="Times New Roman" w:cs="Times New Roman"/>
        </w:rPr>
        <w:t>accuracy of the solution.</w:t>
      </w:r>
      <w:hyperlink w:anchor="_ENREF_29" w:tooltip="Wu, 2014 #23" w:history="1">
        <w:r w:rsidR="00B051DA" w:rsidRPr="009134F8">
          <w:rPr>
            <w:rFonts w:ascii="Times New Roman" w:hAnsi="Times New Roman" w:cs="Times New Roman"/>
          </w:rPr>
          <w:fldChar w:fldCharType="begin"/>
        </w:r>
        <w:r w:rsidR="00B051DA">
          <w:rPr>
            <w:rFonts w:ascii="Times New Roman" w:hAnsi="Times New Roman" w:cs="Times New Roman"/>
          </w:rPr>
          <w:instrText xml:space="preserve"> ADDIN EN.CITE &lt;EndNote&gt;&lt;Cite AuthorYear="1"&gt;&lt;Author&gt;Wu&lt;/Author&gt;&lt;Year&gt;2014&lt;/Year&gt;&lt;RecNum&gt;23&lt;/RecNum&gt;&lt;DisplayText&gt;Wu, Yang (29)&lt;/DisplayText&gt;&lt;record&gt;&lt;rec-number&gt;23&lt;/rec-number&gt;&lt;foreign-keys&gt;&lt;key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B051DA" w:rsidRPr="009134F8">
          <w:rPr>
            <w:rFonts w:ascii="Times New Roman" w:hAnsi="Times New Roman" w:cs="Times New Roman"/>
          </w:rPr>
          <w:fldChar w:fldCharType="separate"/>
        </w:r>
        <w:r w:rsidR="00B051DA">
          <w:rPr>
            <w:rFonts w:ascii="Times New Roman" w:hAnsi="Times New Roman" w:cs="Times New Roman"/>
            <w:noProof/>
          </w:rPr>
          <w:t>Wu, Yang (29)</w:t>
        </w:r>
        <w:r w:rsidR="00B051DA" w:rsidRPr="009134F8">
          <w:rPr>
            <w:rFonts w:ascii="Times New Roman" w:hAnsi="Times New Roman" w:cs="Times New Roman"/>
          </w:rPr>
          <w:fldChar w:fldCharType="end"/>
        </w:r>
      </w:hyperlink>
      <w:r w:rsidR="00327D48" w:rsidRPr="009134F8">
        <w:rPr>
          <w:rFonts w:ascii="Times New Roman" w:hAnsi="Times New Roman" w:cs="Times New Roman"/>
        </w:rPr>
        <w:t xml:space="preserve"> mentions </w:t>
      </w:r>
      <w:r w:rsidR="00851CF1" w:rsidRPr="009134F8">
        <w:rPr>
          <w:rFonts w:ascii="Times New Roman" w:hAnsi="Times New Roman" w:cs="Times New Roman"/>
        </w:rPr>
        <w:t xml:space="preserve">in the proposed solution Canberra distance </w:t>
      </w:r>
      <w:r w:rsidR="00C019D2" w:rsidRPr="009134F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&lt;EndNote&gt;&lt;Cite&gt;&lt;Author&gt;Emran&lt;/Author&gt;&lt;Year&gt;2001&lt;/Year&gt;&lt;RecNum&gt;43&lt;/RecNum&gt;&lt;DisplayText&gt;(35)&lt;/DisplayText&gt;&lt;record&gt;&lt;rec-number&gt;43&lt;/rec-number&gt;&lt;foreign-keys&gt;&lt;key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00C019D2" w:rsidRPr="009134F8">
        <w:rPr>
          <w:rFonts w:ascii="Times New Roman" w:hAnsi="Times New Roman" w:cs="Times New Roman"/>
        </w:rPr>
        <w:fldChar w:fldCharType="separate"/>
      </w:r>
      <w:r w:rsidR="0096243D">
        <w:rPr>
          <w:rFonts w:ascii="Times New Roman" w:hAnsi="Times New Roman" w:cs="Times New Roman"/>
          <w:noProof/>
        </w:rPr>
        <w:t>(</w:t>
      </w:r>
      <w:hyperlink w:anchor="_ENREF_35" w:tooltip="Emran, 2001 #43" w:history="1">
        <w:r w:rsidR="00B051DA">
          <w:rPr>
            <w:rFonts w:ascii="Times New Roman" w:hAnsi="Times New Roman" w:cs="Times New Roman"/>
            <w:noProof/>
          </w:rPr>
          <w:t>35</w:t>
        </w:r>
      </w:hyperlink>
      <w:r w:rsidR="0096243D">
        <w:rPr>
          <w:rFonts w:ascii="Times New Roman" w:hAnsi="Times New Roman" w:cs="Times New Roman"/>
          <w:noProof/>
        </w:rPr>
        <w:t>)</w:t>
      </w:r>
      <w:r w:rsidR="00C019D2" w:rsidRPr="009134F8">
        <w:rPr>
          <w:rFonts w:ascii="Times New Roman" w:hAnsi="Times New Roman" w:cs="Times New Roman"/>
        </w:rPr>
        <w:fldChar w:fldCharType="end"/>
      </w:r>
      <w:r w:rsidR="00851CF1" w:rsidRPr="009134F8">
        <w:rPr>
          <w:rFonts w:ascii="Times New Roman" w:hAnsi="Times New Roman" w:cs="Times New Roman"/>
        </w:rPr>
        <w:t xml:space="preserve"> algorithm is the bes</w:t>
      </w:r>
      <w:r w:rsidR="002716EB" w:rsidRPr="009134F8">
        <w:rPr>
          <w:rFonts w:ascii="Times New Roman" w:hAnsi="Times New Roman" w:cs="Times New Roman"/>
        </w:rPr>
        <w:t xml:space="preserve">t to calculate distance between pairwise </w:t>
      </w:r>
      <w:proofErr w:type="spellStart"/>
      <w:r w:rsidR="002716EB" w:rsidRPr="009134F8">
        <w:rPr>
          <w:rFonts w:ascii="Times New Roman" w:hAnsi="Times New Roman" w:cs="Times New Roman"/>
        </w:rPr>
        <w:t>nsSNPs</w:t>
      </w:r>
      <w:proofErr w:type="spellEnd"/>
      <w:r w:rsidR="00ED77F2" w:rsidRPr="009134F8">
        <w:rPr>
          <w:rFonts w:ascii="Times New Roman" w:hAnsi="Times New Roman" w:cs="Times New Roman"/>
        </w:rPr>
        <w:t>.</w:t>
      </w:r>
      <w:ins w:id="166" w:author="Lahiru" w:date="2015-04-11T00:50:00Z">
        <w:r w:rsidR="00DA35AB">
          <w:rPr>
            <w:rFonts w:ascii="Times New Roman" w:hAnsi="Times New Roman" w:cs="Times New Roman"/>
          </w:rPr>
          <w:t xml:space="preserve"> </w:t>
        </w:r>
      </w:ins>
      <w:r w:rsidR="006422DE" w:rsidRPr="009134F8">
        <w:rPr>
          <w:rFonts w:ascii="Times New Roman" w:hAnsi="Times New Roman" w:cs="Times New Roman"/>
        </w:rPr>
        <w:t xml:space="preserve">But some situation same distance in </w:t>
      </w:r>
      <w:r w:rsidR="00072690" w:rsidRPr="009134F8">
        <w:rPr>
          <w:rFonts w:ascii="Times New Roman" w:hAnsi="Times New Roman" w:cs="Times New Roman"/>
        </w:rPr>
        <w:t xml:space="preserve">two similar pair can be in </w:t>
      </w:r>
      <w:r w:rsidR="006422DE" w:rsidRPr="009134F8">
        <w:rPr>
          <w:rFonts w:ascii="Times New Roman" w:hAnsi="Times New Roman" w:cs="Times New Roman"/>
        </w:rPr>
        <w:t>data set and it is hard to cl</w:t>
      </w:r>
      <w:r w:rsidR="00800133" w:rsidRPr="009134F8">
        <w:rPr>
          <w:rFonts w:ascii="Times New Roman" w:hAnsi="Times New Roman" w:cs="Times New Roman"/>
        </w:rPr>
        <w:t xml:space="preserve">assify which is the nearest one to </w:t>
      </w:r>
      <w:r w:rsidR="00997216" w:rsidRPr="009134F8">
        <w:rPr>
          <w:rFonts w:ascii="Times New Roman" w:hAnsi="Times New Roman" w:cs="Times New Roman"/>
        </w:rPr>
        <w:t>associate</w:t>
      </w:r>
      <w:r w:rsidR="007D1158" w:rsidRPr="009134F8">
        <w:rPr>
          <w:rFonts w:ascii="Times New Roman" w:hAnsi="Times New Roman" w:cs="Times New Roman"/>
        </w:rPr>
        <w:t xml:space="preserve"> with</w:t>
      </w:r>
      <w:r w:rsidR="00800133" w:rsidRPr="009134F8">
        <w:rPr>
          <w:rFonts w:ascii="Times New Roman" w:hAnsi="Times New Roman" w:cs="Times New Roman"/>
        </w:rPr>
        <w:t xml:space="preserve"> diseases. </w:t>
      </w:r>
    </w:p>
    <w:p w:rsidR="004F37A9" w:rsidRDefault="00C30EAD" w:rsidP="00F96BC8">
      <w:pPr>
        <w:pStyle w:val="Heading1"/>
        <w:numPr>
          <w:ilvl w:val="0"/>
          <w:numId w:val="9"/>
        </w:numPr>
        <w:spacing w:before="0" w:after="120"/>
        <w:jc w:val="both"/>
      </w:pPr>
      <w:bookmarkStart w:id="167" w:name="_Toc401785165"/>
      <w:bookmarkStart w:id="168" w:name="_Toc401788359"/>
      <w:r>
        <w:t xml:space="preserve">Gene prioritization and </w:t>
      </w:r>
      <w:r w:rsidR="00E25802">
        <w:t>identify</w:t>
      </w:r>
      <w:r>
        <w:t xml:space="preserve"> inherited </w:t>
      </w:r>
      <w:r w:rsidR="00E25802">
        <w:t>diseases</w:t>
      </w:r>
      <w:r>
        <w:t>.</w:t>
      </w:r>
      <w:bookmarkEnd w:id="167"/>
      <w:bookmarkEnd w:id="168"/>
    </w:p>
    <w:p w:rsidR="00720851" w:rsidRPr="00F96BC8" w:rsidRDefault="00B051DA" w:rsidP="00F96BC8">
      <w:pPr>
        <w:spacing w:after="120"/>
        <w:jc w:val="both"/>
        <w:rPr>
          <w:rFonts w:ascii="Times New Roman" w:hAnsi="Times New Roman" w:cs="Times New Roman"/>
        </w:rPr>
      </w:pPr>
      <w:hyperlink w:anchor="_ENREF_3" w:tooltip="Xie, 2012 #12"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Xie, Agam (3)</w:t>
        </w:r>
        <w:r w:rsidRPr="00F96BC8">
          <w:rPr>
            <w:rFonts w:ascii="Times New Roman" w:hAnsi="Times New Roman" w:cs="Times New Roman"/>
          </w:rPr>
          <w:fldChar w:fldCharType="end"/>
        </w:r>
      </w:hyperlink>
      <w:commentRangeStart w:id="169"/>
      <w:del w:id="170" w:author="Medie" w:date="2015-04-09T17:53:00Z">
        <w:r w:rsidR="00CD1D1F" w:rsidRPr="00F96BC8" w:rsidDel="00C16107">
          <w:rPr>
            <w:rFonts w:ascii="Times New Roman" w:hAnsi="Times New Roman" w:cs="Times New Roman"/>
          </w:rPr>
          <w:delText xml:space="preserve">believes </w:delText>
        </w:r>
      </w:del>
      <w:ins w:id="171" w:author="Medie" w:date="2015-04-09T17:53:00Z">
        <w:r w:rsidR="00C16107">
          <w:rPr>
            <w:rFonts w:ascii="Times New Roman" w:hAnsi="Times New Roman" w:cs="Times New Roman"/>
          </w:rPr>
          <w:t xml:space="preserve"> </w:t>
        </w:r>
        <w:proofErr w:type="gramStart"/>
        <w:r w:rsidR="00C16107">
          <w:rPr>
            <w:rFonts w:ascii="Times New Roman" w:hAnsi="Times New Roman" w:cs="Times New Roman"/>
          </w:rPr>
          <w:t>suggest</w:t>
        </w:r>
        <w:proofErr w:type="gramEnd"/>
        <w:r w:rsidR="00C16107">
          <w:rPr>
            <w:rFonts w:ascii="Times New Roman" w:hAnsi="Times New Roman" w:cs="Times New Roman"/>
          </w:rPr>
          <w:t xml:space="preserve"> </w:t>
        </w:r>
      </w:ins>
      <w:r w:rsidR="00CD1D1F" w:rsidRPr="00F96BC8">
        <w:rPr>
          <w:rFonts w:ascii="Times New Roman" w:hAnsi="Times New Roman" w:cs="Times New Roman"/>
        </w:rPr>
        <w:t xml:space="preserve">prioritizing </w:t>
      </w:r>
      <w:commentRangeEnd w:id="169"/>
      <w:r w:rsidR="00C16107">
        <w:rPr>
          <w:rStyle w:val="CommentReference"/>
        </w:rPr>
        <w:commentReference w:id="169"/>
      </w:r>
      <w:r w:rsidR="00CD1D1F" w:rsidRPr="00F96BC8">
        <w:rPr>
          <w:rFonts w:ascii="Times New Roman" w:hAnsi="Times New Roman" w:cs="Times New Roman"/>
        </w:rPr>
        <w:t xml:space="preserve">candidate genes and finding the best candidate whose gene  contributing to disease is most important problems of </w:t>
      </w:r>
      <w:r w:rsidR="00BE26B5" w:rsidRPr="00F96BC8">
        <w:rPr>
          <w:rFonts w:ascii="Times New Roman" w:hAnsi="Times New Roman" w:cs="Times New Roman"/>
        </w:rPr>
        <w:t>genomics</w:t>
      </w:r>
      <w:r w:rsidR="00CD1D1F" w:rsidRPr="00F96BC8">
        <w:rPr>
          <w:rFonts w:ascii="Times New Roman" w:hAnsi="Times New Roman" w:cs="Times New Roman"/>
        </w:rPr>
        <w:t>.</w:t>
      </w:r>
      <w:r w:rsidR="00F415A6" w:rsidRPr="00F96BC8">
        <w:rPr>
          <w:rFonts w:ascii="Times New Roman" w:hAnsi="Times New Roman" w:cs="Times New Roman"/>
        </w:rPr>
        <w:t xml:space="preserve"> Finally, proposed method uses identify common heritable disorders such as autism</w:t>
      </w:r>
      <w:r w:rsidR="00C019D2" w:rsidRPr="00F96BC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&lt;EndNote&gt;&lt;Cite&gt;&lt;Author&gt;Kim&lt;/Author&gt;&lt;Year&gt;2000&lt;/Year&gt;&lt;RecNum&gt;48&lt;/RecNum&gt;&lt;DisplayText&gt;(36)&lt;/DisplayText&gt;&lt;record&gt;&lt;rec-number&gt;48&lt;/rec-number&gt;&lt;foreign-keys&gt;&lt;key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url&gt;http://aut.sagepub.com/content/4/2/117&lt;/url&gt;&lt;/related-urls&gt;&lt;/urls&gt;&lt;electronic-resource-num&gt;10.1177/1362361300004002002&lt;/electronic-resource-num&gt;&lt;/record&gt;&lt;/Cite&gt;&lt;/EndNote&gt;</w:instrText>
      </w:r>
      <w:r w:rsidR="00C019D2" w:rsidRPr="00F96BC8">
        <w:rPr>
          <w:rFonts w:ascii="Times New Roman" w:hAnsi="Times New Roman" w:cs="Times New Roman"/>
        </w:rPr>
        <w:fldChar w:fldCharType="separate"/>
      </w:r>
      <w:r w:rsidR="0096243D">
        <w:rPr>
          <w:rFonts w:ascii="Times New Roman" w:hAnsi="Times New Roman" w:cs="Times New Roman"/>
          <w:noProof/>
        </w:rPr>
        <w:t>(</w:t>
      </w:r>
      <w:hyperlink w:anchor="_ENREF_36" w:tooltip="Kim, 2000 #48" w:history="1">
        <w:r>
          <w:rPr>
            <w:rFonts w:ascii="Times New Roman" w:hAnsi="Times New Roman" w:cs="Times New Roman"/>
            <w:noProof/>
          </w:rPr>
          <w:t>36</w:t>
        </w:r>
      </w:hyperlink>
      <w:r w:rsidR="0096243D">
        <w:rPr>
          <w:rFonts w:ascii="Times New Roman" w:hAnsi="Times New Roman" w:cs="Times New Roman"/>
          <w:noProof/>
        </w:rPr>
        <w:t>)</w:t>
      </w:r>
      <w:r w:rsidR="00C019D2" w:rsidRPr="00F96BC8">
        <w:rPr>
          <w:rFonts w:ascii="Times New Roman" w:hAnsi="Times New Roman" w:cs="Times New Roman"/>
        </w:rPr>
        <w:fldChar w:fldCharType="end"/>
      </w:r>
      <w:r w:rsidR="00F415A6" w:rsidRPr="00F96BC8">
        <w:rPr>
          <w:rFonts w:ascii="Times New Roman" w:hAnsi="Times New Roman" w:cs="Times New Roman"/>
        </w:rPr>
        <w:t>, schizophrenia</w:t>
      </w:r>
      <w:r w:rsidR="00C019D2" w:rsidRPr="00F96BC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&lt;EndNote&gt;&lt;Cite&gt;&lt;Author&gt;Jingchun&lt;/Author&gt;&lt;Year&gt;2008&lt;/Year&gt;&lt;RecNum&gt;2&lt;/RecNum&gt;&lt;DisplayText&gt;(37)&lt;/DisplayText&gt;&lt;record&gt;&lt;rec-number&gt;2&lt;/rec-number&gt;&lt;foreign-keys&gt;&lt;key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C019D2" w:rsidRPr="00F96BC8">
        <w:rPr>
          <w:rFonts w:ascii="Times New Roman" w:hAnsi="Times New Roman" w:cs="Times New Roman"/>
        </w:rPr>
        <w:fldChar w:fldCharType="separate"/>
      </w:r>
      <w:r w:rsidR="0096243D">
        <w:rPr>
          <w:rFonts w:ascii="Times New Roman" w:hAnsi="Times New Roman" w:cs="Times New Roman"/>
          <w:noProof/>
        </w:rPr>
        <w:t>(</w:t>
      </w:r>
      <w:hyperlink w:anchor="_ENREF_37" w:tooltip="Jingchun, 2008 #2" w:history="1">
        <w:r>
          <w:rPr>
            <w:rFonts w:ascii="Times New Roman" w:hAnsi="Times New Roman" w:cs="Times New Roman"/>
            <w:noProof/>
          </w:rPr>
          <w:t>37</w:t>
        </w:r>
      </w:hyperlink>
      <w:r w:rsidR="0096243D">
        <w:rPr>
          <w:rFonts w:ascii="Times New Roman" w:hAnsi="Times New Roman" w:cs="Times New Roman"/>
          <w:noProof/>
        </w:rPr>
        <w:t>)</w:t>
      </w:r>
      <w:r w:rsidR="00C019D2" w:rsidRPr="00F96BC8">
        <w:rPr>
          <w:rFonts w:ascii="Times New Roman" w:hAnsi="Times New Roman" w:cs="Times New Roman"/>
        </w:rPr>
        <w:fldChar w:fldCharType="end"/>
      </w:r>
      <w:r w:rsidR="00F415A6" w:rsidRPr="00F96BC8">
        <w:rPr>
          <w:rFonts w:ascii="Times New Roman" w:hAnsi="Times New Roman" w:cs="Times New Roman"/>
        </w:rPr>
        <w:t xml:space="preserve"> and diabetes.</w:t>
      </w:r>
      <w:ins w:id="172" w:author="Lahiru" w:date="2015-04-11T00:51:00Z">
        <w:r w:rsidR="0096720C">
          <w:rPr>
            <w:rFonts w:ascii="Times New Roman" w:hAnsi="Times New Roman" w:cs="Times New Roman"/>
          </w:rPr>
          <w:t xml:space="preserve"> </w:t>
        </w:r>
      </w:ins>
      <w:hyperlink w:anchor="_ENREF_7" w:tooltip="He, 2012 #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rPr>
            <w:rFonts w:ascii="Times New Roman" w:hAnsi="Times New Roman" w:cs="Times New Roman"/>
          </w:rPr>
          <w:fldChar w:fldCharType="separate"/>
        </w:r>
        <w:r>
          <w:rPr>
            <w:rFonts w:ascii="Times New Roman" w:hAnsi="Times New Roman" w:cs="Times New Roman"/>
            <w:noProof/>
          </w:rPr>
          <w:t>He and Jiang (7)</w:t>
        </w:r>
        <w:r w:rsidRPr="00F96BC8">
          <w:rPr>
            <w:rFonts w:ascii="Times New Roman" w:hAnsi="Times New Roman" w:cs="Times New Roman"/>
          </w:rPr>
          <w:fldChar w:fldCharType="end"/>
        </w:r>
      </w:hyperlink>
      <w:ins w:id="173" w:author="Lahiru" w:date="2015-04-11T00:51:00Z">
        <w:r w:rsidR="0096720C">
          <w:rPr>
            <w:rFonts w:ascii="Times New Roman" w:hAnsi="Times New Roman" w:cs="Times New Roman"/>
          </w:rPr>
          <w:t xml:space="preserve"> </w:t>
        </w:r>
      </w:ins>
      <w:proofErr w:type="gramStart"/>
      <w:r w:rsidR="00003547" w:rsidRPr="00F96BC8">
        <w:rPr>
          <w:rFonts w:ascii="Times New Roman" w:hAnsi="Times New Roman" w:cs="Times New Roman"/>
        </w:rPr>
        <w:t>explains</w:t>
      </w:r>
      <w:proofErr w:type="gramEnd"/>
      <w:ins w:id="174" w:author="Lahiru" w:date="2015-04-11T00:51:00Z">
        <w:r w:rsidR="0096720C">
          <w:rPr>
            <w:rFonts w:ascii="Times New Roman" w:hAnsi="Times New Roman" w:cs="Times New Roman"/>
          </w:rPr>
          <w:t xml:space="preserve"> </w:t>
        </w:r>
      </w:ins>
      <w:r w:rsidR="00A02D31" w:rsidRPr="00F96BC8">
        <w:rPr>
          <w:rFonts w:ascii="Times New Roman" w:hAnsi="Times New Roman" w:cs="Times New Roman"/>
        </w:rPr>
        <w:t xml:space="preserve">binary classification formulation proposed in their approach </w:t>
      </w:r>
      <w:r w:rsidR="00A93302" w:rsidRPr="00F96BC8">
        <w:rPr>
          <w:rFonts w:ascii="Times New Roman" w:hAnsi="Times New Roman" w:cs="Times New Roman"/>
        </w:rPr>
        <w:t>has been used to</w:t>
      </w:r>
      <w:r w:rsidR="0040180F" w:rsidRPr="00F96BC8">
        <w:rPr>
          <w:rFonts w:ascii="Times New Roman" w:hAnsi="Times New Roman" w:cs="Times New Roman"/>
        </w:rPr>
        <w:t xml:space="preserve"> prioritize the</w:t>
      </w:r>
      <w:r w:rsidR="00A02D31" w:rsidRPr="00F96BC8">
        <w:rPr>
          <w:rFonts w:ascii="Times New Roman" w:hAnsi="Times New Roman" w:cs="Times New Roman"/>
        </w:rPr>
        <w:t xml:space="preserve"> candidate genes.</w:t>
      </w:r>
      <w:ins w:id="175" w:author="Lahiru" w:date="2015-04-11T00:51:00Z">
        <w:r w:rsidR="0096720C">
          <w:rPr>
            <w:rFonts w:ascii="Times New Roman" w:hAnsi="Times New Roman" w:cs="Times New Roman"/>
          </w:rPr>
          <w:t xml:space="preserve"> </w:t>
        </w:r>
      </w:ins>
      <w:hyperlink w:anchor="_ENREF_5" w:tooltip="Tranchevent, 2010 #4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Tranchevent, Capdevila (5)</w:t>
        </w:r>
        <w:r w:rsidRPr="00F96BC8">
          <w:rPr>
            <w:rFonts w:ascii="Times New Roman" w:hAnsi="Times New Roman" w:cs="Times New Roman"/>
          </w:rPr>
          <w:fldChar w:fldCharType="end"/>
        </w:r>
      </w:hyperlink>
      <w:ins w:id="176" w:author="Lahiru" w:date="2015-04-11T00:51:00Z">
        <w:r w:rsidR="0096720C">
          <w:rPr>
            <w:rFonts w:ascii="Times New Roman" w:hAnsi="Times New Roman" w:cs="Times New Roman"/>
          </w:rPr>
          <w:t xml:space="preserve"> </w:t>
        </w:r>
      </w:ins>
      <w:proofErr w:type="gramStart"/>
      <w:r w:rsidR="00284858" w:rsidRPr="00F96BC8">
        <w:rPr>
          <w:rFonts w:ascii="Times New Roman" w:hAnsi="Times New Roman" w:cs="Times New Roman"/>
        </w:rPr>
        <w:t>mention</w:t>
      </w:r>
      <w:proofErr w:type="gramEnd"/>
      <w:del w:id="177" w:author="Medie" w:date="2015-04-09T17:53:00Z">
        <w:r w:rsidR="00284858" w:rsidRPr="00F96BC8" w:rsidDel="00C16107">
          <w:rPr>
            <w:rFonts w:ascii="Times New Roman" w:hAnsi="Times New Roman" w:cs="Times New Roman"/>
          </w:rPr>
          <w:delText>s</w:delText>
        </w:r>
      </w:del>
      <w:ins w:id="178" w:author="Medie" w:date="2015-04-09T17:53:00Z">
        <w:r w:rsidR="00C16107">
          <w:rPr>
            <w:rFonts w:ascii="Times New Roman" w:hAnsi="Times New Roman" w:cs="Times New Roman"/>
          </w:rPr>
          <w:t xml:space="preserve"> </w:t>
        </w:r>
      </w:ins>
      <w:r w:rsidR="0046340C" w:rsidRPr="00F96BC8">
        <w:rPr>
          <w:rFonts w:ascii="Times New Roman" w:hAnsi="Times New Roman" w:cs="Times New Roman"/>
        </w:rPr>
        <w:t>identifying</w:t>
      </w:r>
      <w:r w:rsidR="00284858" w:rsidRPr="00F96BC8">
        <w:rPr>
          <w:rFonts w:ascii="Times New Roman" w:hAnsi="Times New Roman" w:cs="Times New Roman"/>
        </w:rPr>
        <w:t xml:space="preserve"> the most </w:t>
      </w:r>
      <w:r w:rsidR="0046340C" w:rsidRPr="00F96BC8">
        <w:rPr>
          <w:rFonts w:ascii="Times New Roman" w:hAnsi="Times New Roman" w:cs="Times New Roman"/>
        </w:rPr>
        <w:t>relevant</w:t>
      </w:r>
      <w:r w:rsidR="00284858" w:rsidRPr="00F96BC8">
        <w:rPr>
          <w:rFonts w:ascii="Times New Roman" w:hAnsi="Times New Roman" w:cs="Times New Roman"/>
        </w:rPr>
        <w:t xml:space="preserve"> candidate genes is a </w:t>
      </w:r>
      <w:r w:rsidR="0046340C" w:rsidRPr="00F96BC8">
        <w:rPr>
          <w:rFonts w:ascii="Times New Roman" w:hAnsi="Times New Roman" w:cs="Times New Roman"/>
        </w:rPr>
        <w:t>challenging</w:t>
      </w:r>
      <w:r w:rsidR="00284858" w:rsidRPr="00F96BC8">
        <w:rPr>
          <w:rFonts w:ascii="Times New Roman" w:hAnsi="Times New Roman" w:cs="Times New Roman"/>
        </w:rPr>
        <w:t xml:space="preserve"> and time consuming task.</w:t>
      </w:r>
      <w:r w:rsidR="0046340C" w:rsidRPr="00F96BC8">
        <w:rPr>
          <w:rFonts w:ascii="Times New Roman" w:hAnsi="Times New Roman" w:cs="Times New Roman"/>
        </w:rPr>
        <w:t xml:space="preserve"> Most of the time a biologist </w:t>
      </w:r>
      <w:r w:rsidR="00FE1C7B" w:rsidRPr="00F96BC8">
        <w:rPr>
          <w:rFonts w:ascii="Times New Roman" w:hAnsi="Times New Roman" w:cs="Times New Roman"/>
        </w:rPr>
        <w:t>would</w:t>
      </w:r>
      <w:r w:rsidR="0046340C" w:rsidRPr="00F96BC8">
        <w:rPr>
          <w:rFonts w:ascii="Times New Roman" w:hAnsi="Times New Roman" w:cs="Times New Roman"/>
        </w:rPr>
        <w:t xml:space="preserve"> have to go manually </w:t>
      </w:r>
      <w:r w:rsidR="00FE1C7B" w:rsidRPr="00F96BC8">
        <w:rPr>
          <w:rFonts w:ascii="Times New Roman" w:hAnsi="Times New Roman" w:cs="Times New Roman"/>
        </w:rPr>
        <w:t>through</w:t>
      </w:r>
      <w:r w:rsidR="0046340C" w:rsidRPr="00F96BC8">
        <w:rPr>
          <w:rFonts w:ascii="Times New Roman" w:hAnsi="Times New Roman" w:cs="Times New Roman"/>
        </w:rPr>
        <w:t xml:space="preserve"> the list of candidates and need to find it is relevant </w:t>
      </w:r>
      <w:r w:rsidR="00AD022C" w:rsidRPr="00F96BC8">
        <w:rPr>
          <w:rFonts w:ascii="Times New Roman" w:hAnsi="Times New Roman" w:cs="Times New Roman"/>
        </w:rPr>
        <w:t>or not.</w:t>
      </w:r>
      <w:r w:rsidR="00F9610C" w:rsidRPr="00F96BC8">
        <w:rPr>
          <w:rFonts w:ascii="Times New Roman" w:hAnsi="Times New Roman" w:cs="Times New Roman"/>
        </w:rPr>
        <w:t xml:space="preserve"> There are 19 computational approaches has been evaluated by literature review.</w:t>
      </w:r>
      <w:r w:rsidR="00457072" w:rsidRPr="00F96BC8">
        <w:rPr>
          <w:rFonts w:ascii="Times New Roman" w:hAnsi="Times New Roman" w:cs="Times New Roman"/>
        </w:rPr>
        <w:t xml:space="preserve"> Some approaches are related to identify inherited disease from prioritizing the candidate </w:t>
      </w:r>
      <w:r w:rsidR="00E95D9B" w:rsidRPr="00F96BC8">
        <w:rPr>
          <w:rFonts w:ascii="Times New Roman" w:hAnsi="Times New Roman" w:cs="Times New Roman"/>
        </w:rPr>
        <w:t>genes methods</w:t>
      </w:r>
      <w:r w:rsidR="00457072" w:rsidRPr="00F96BC8">
        <w:rPr>
          <w:rFonts w:ascii="Times New Roman" w:hAnsi="Times New Roman" w:cs="Times New Roman"/>
        </w:rPr>
        <w:t xml:space="preserve"> as well.</w:t>
      </w:r>
      <w:r w:rsidR="004D6BCD" w:rsidRPr="00F96BC8">
        <w:rPr>
          <w:rFonts w:ascii="Times New Roman" w:hAnsi="Times New Roman" w:cs="Times New Roman"/>
        </w:rPr>
        <w:t xml:space="preserve"> A similarity between all these methods are used ‘guilt-by-association’ concept.</w:t>
      </w:r>
      <w:r w:rsidR="00F24BBE" w:rsidRPr="00F96BC8">
        <w:rPr>
          <w:rFonts w:ascii="Times New Roman" w:hAnsi="Times New Roman" w:cs="Times New Roman"/>
        </w:rPr>
        <w:t xml:space="preserve"> “The most relevant candidates will be the ones that are similar to the genes already known to be linked to the biological process of interest”</w:t>
      </w:r>
      <w:r w:rsidR="00C019D2" w:rsidRPr="00F96BC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&lt;EndNote&gt;&lt;Cite&gt;&lt;Author&gt;Smith&lt;/Author&gt;&lt;Year&gt;2003&lt;/Year&gt;&lt;RecNum&gt;45&lt;/RecNum&gt;&lt;DisplayText&gt;(38)&lt;/DisplayText&gt;&lt;record&gt;&lt;rec-number&gt;45&lt;/rec-number&gt;&lt;foreign-keys&gt;&lt;key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C019D2" w:rsidRPr="00F96BC8">
        <w:rPr>
          <w:rFonts w:ascii="Times New Roman" w:hAnsi="Times New Roman" w:cs="Times New Roman"/>
        </w:rPr>
        <w:fldChar w:fldCharType="separate"/>
      </w:r>
      <w:r w:rsidR="0096243D">
        <w:rPr>
          <w:rFonts w:ascii="Times New Roman" w:hAnsi="Times New Roman" w:cs="Times New Roman"/>
          <w:noProof/>
        </w:rPr>
        <w:t>(</w:t>
      </w:r>
      <w:hyperlink w:anchor="_ENREF_38" w:tooltip="Smith, 2003 #45" w:history="1">
        <w:r>
          <w:rPr>
            <w:rFonts w:ascii="Times New Roman" w:hAnsi="Times New Roman" w:cs="Times New Roman"/>
            <w:noProof/>
          </w:rPr>
          <w:t>38</w:t>
        </w:r>
      </w:hyperlink>
      <w:r w:rsidR="0096243D">
        <w:rPr>
          <w:rFonts w:ascii="Times New Roman" w:hAnsi="Times New Roman" w:cs="Times New Roman"/>
          <w:noProof/>
        </w:rPr>
        <w:t>)</w:t>
      </w:r>
      <w:r w:rsidR="00C019D2" w:rsidRPr="00F96BC8">
        <w:rPr>
          <w:rFonts w:ascii="Times New Roman" w:hAnsi="Times New Roman" w:cs="Times New Roman"/>
        </w:rPr>
        <w:fldChar w:fldCharType="end"/>
      </w:r>
      <w:r w:rsidR="00C84728" w:rsidRPr="00F96BC8">
        <w:rPr>
          <w:rFonts w:ascii="Times New Roman" w:hAnsi="Times New Roman" w:cs="Times New Roman"/>
        </w:rPr>
        <w:t xml:space="preserve">, </w:t>
      </w:r>
      <w:r w:rsidR="00C019D2" w:rsidRPr="00F96BC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&lt;EndNote&gt;&lt;Cite&gt;&lt;Author&gt;Goh&lt;/Author&gt;&lt;Year&gt;2007&lt;/Year&gt;&lt;RecNum&gt;46&lt;/RecNum&gt;&lt;DisplayText&gt;(39)&lt;/DisplayText&gt;&lt;record&gt;&lt;rec-number&gt;46&lt;/rec-number&gt;&lt;foreign-keys&gt;&lt;key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url&gt;http://www.pnas.org/content/104/21/8685.full.pdf&lt;/url&gt;&lt;/related-urls&gt;&lt;/urls&gt;&lt;electronic-resource-num&gt;10.1073/pnas.0701361104&lt;/electronic-resource-num&gt;&lt;/record&gt;&lt;/Cite&gt;&lt;/EndNote&gt;</w:instrText>
      </w:r>
      <w:r w:rsidR="00C019D2" w:rsidRPr="00F96BC8">
        <w:rPr>
          <w:rFonts w:ascii="Times New Roman" w:hAnsi="Times New Roman" w:cs="Times New Roman"/>
        </w:rPr>
        <w:fldChar w:fldCharType="separate"/>
      </w:r>
      <w:r w:rsidR="0096243D">
        <w:rPr>
          <w:rFonts w:ascii="Times New Roman" w:hAnsi="Times New Roman" w:cs="Times New Roman"/>
          <w:noProof/>
        </w:rPr>
        <w:t>(</w:t>
      </w:r>
      <w:hyperlink w:anchor="_ENREF_39" w:tooltip="Goh, 2007 #46" w:history="1">
        <w:r>
          <w:rPr>
            <w:rFonts w:ascii="Times New Roman" w:hAnsi="Times New Roman" w:cs="Times New Roman"/>
            <w:noProof/>
          </w:rPr>
          <w:t>39</w:t>
        </w:r>
      </w:hyperlink>
      <w:r w:rsidR="0096243D">
        <w:rPr>
          <w:rFonts w:ascii="Times New Roman" w:hAnsi="Times New Roman" w:cs="Times New Roman"/>
          <w:noProof/>
        </w:rPr>
        <w:t>)</w:t>
      </w:r>
      <w:r w:rsidR="00C019D2" w:rsidRPr="00F96BC8">
        <w:rPr>
          <w:rFonts w:ascii="Times New Roman" w:hAnsi="Times New Roman" w:cs="Times New Roman"/>
        </w:rPr>
        <w:fldChar w:fldCharType="end"/>
      </w:r>
      <w:r w:rsidR="00C84728" w:rsidRPr="00F96BC8">
        <w:rPr>
          <w:rFonts w:ascii="Times New Roman" w:hAnsi="Times New Roman" w:cs="Times New Roman"/>
        </w:rPr>
        <w:t xml:space="preserve">, </w:t>
      </w:r>
      <w:r w:rsidR="00C019D2" w:rsidRPr="00F96BC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&lt;EndNote&gt;&lt;Cite&gt;&lt;Author&gt;Jimenez-Sanchez&lt;/Author&gt;&lt;Year&gt;2001&lt;/Year&gt;&lt;RecNum&gt;47&lt;/RecNum&gt;&lt;DisplayText&gt;(40)&lt;/DisplayText&gt;&lt;record&gt;&lt;rec-number&gt;47&lt;/rec-number&gt;&lt;foreign-keys&gt;&lt;key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C019D2" w:rsidRPr="00F96BC8">
        <w:rPr>
          <w:rFonts w:ascii="Times New Roman" w:hAnsi="Times New Roman" w:cs="Times New Roman"/>
        </w:rPr>
        <w:fldChar w:fldCharType="separate"/>
      </w:r>
      <w:r w:rsidR="0096243D">
        <w:rPr>
          <w:rFonts w:ascii="Times New Roman" w:hAnsi="Times New Roman" w:cs="Times New Roman"/>
          <w:noProof/>
        </w:rPr>
        <w:t>(</w:t>
      </w:r>
      <w:hyperlink w:anchor="_ENREF_40" w:tooltip="Jimenez-Sanchez, 2001 #47" w:history="1">
        <w:r>
          <w:rPr>
            <w:rFonts w:ascii="Times New Roman" w:hAnsi="Times New Roman" w:cs="Times New Roman"/>
            <w:noProof/>
          </w:rPr>
          <w:t>40</w:t>
        </w:r>
      </w:hyperlink>
      <w:r w:rsidR="0096243D">
        <w:rPr>
          <w:rFonts w:ascii="Times New Roman" w:hAnsi="Times New Roman" w:cs="Times New Roman"/>
          <w:noProof/>
        </w:rPr>
        <w:t>)</w:t>
      </w:r>
      <w:r w:rsidR="00C019D2" w:rsidRPr="00F96BC8">
        <w:rPr>
          <w:rFonts w:ascii="Times New Roman" w:hAnsi="Times New Roman" w:cs="Times New Roman"/>
        </w:rPr>
        <w:fldChar w:fldCharType="end"/>
      </w:r>
      <w:r w:rsidR="00A93302" w:rsidRPr="00F96BC8">
        <w:rPr>
          <w:rFonts w:ascii="Times New Roman" w:hAnsi="Times New Roman" w:cs="Times New Roman"/>
        </w:rPr>
        <w:t>.</w:t>
      </w:r>
    </w:p>
    <w:p w:rsidR="00DD0DAA" w:rsidRPr="00F96BC8" w:rsidRDefault="00B051DA" w:rsidP="00F96BC8">
      <w:pPr>
        <w:spacing w:after="120"/>
        <w:jc w:val="both"/>
        <w:rPr>
          <w:rFonts w:ascii="Times New Roman" w:hAnsi="Times New Roman" w:cs="Times New Roman"/>
        </w:rPr>
      </w:pPr>
      <w:hyperlink w:anchor="_ENREF_3" w:tooltip="Xie, 2012 #12"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Xie, Agam (3)</w:t>
        </w:r>
        <w:r w:rsidRPr="00F96BC8">
          <w:rPr>
            <w:rFonts w:ascii="Times New Roman" w:hAnsi="Times New Roman" w:cs="Times New Roman"/>
          </w:rPr>
          <w:fldChar w:fldCharType="end"/>
        </w:r>
      </w:hyperlink>
      <w:commentRangeStart w:id="179"/>
      <w:commentRangeStart w:id="180"/>
      <w:del w:id="181" w:author="Lahiru" w:date="2015-04-11T11:36:00Z">
        <w:r w:rsidR="00C66124" w:rsidRPr="00F96BC8" w:rsidDel="00534884">
          <w:rPr>
            <w:rFonts w:ascii="Times New Roman" w:hAnsi="Times New Roman" w:cs="Times New Roman"/>
          </w:rPr>
          <w:delText>proposed</w:delText>
        </w:r>
      </w:del>
      <w:commentRangeEnd w:id="180"/>
      <w:r w:rsidR="00534884">
        <w:rPr>
          <w:rStyle w:val="CommentReference"/>
        </w:rPr>
        <w:commentReference w:id="180"/>
      </w:r>
      <w:del w:id="182" w:author="Lahiru" w:date="2015-04-11T11:36:00Z">
        <w:r w:rsidR="00C66124" w:rsidRPr="00F96BC8" w:rsidDel="00534884">
          <w:rPr>
            <w:rFonts w:ascii="Times New Roman" w:hAnsi="Times New Roman" w:cs="Times New Roman"/>
          </w:rPr>
          <w:delText xml:space="preserve"> a method to prioritize candidate disease gene based on Support Vector Machine (SVM) and ontology association.</w:delText>
        </w:r>
        <w:r w:rsidR="00211A68" w:rsidRPr="00F96BC8" w:rsidDel="00534884">
          <w:rPr>
            <w:rFonts w:ascii="Times New Roman" w:hAnsi="Times New Roman" w:cs="Times New Roman"/>
          </w:rPr>
          <w:delText>Existing feature-based gene prioritization tool uses multiple data types for gene an</w:delText>
        </w:r>
        <w:r w:rsidR="00BC23C3" w:rsidRPr="00F96BC8" w:rsidDel="00534884">
          <w:rPr>
            <w:rFonts w:ascii="Times New Roman" w:hAnsi="Times New Roman" w:cs="Times New Roman"/>
          </w:rPr>
          <w:delText>notation and feature extraction.</w:delText>
        </w:r>
        <w:r w:rsidR="005B7DD5" w:rsidRPr="00F96BC8" w:rsidDel="00534884">
          <w:rPr>
            <w:rFonts w:ascii="Times New Roman" w:hAnsi="Times New Roman" w:cs="Times New Roman"/>
          </w:rPr>
          <w:delText xml:space="preserve">This approach is based on the generally used assumption that genes </w:delText>
        </w:r>
        <w:r w:rsidR="00AB4112" w:rsidRPr="00F96BC8" w:rsidDel="00534884">
          <w:rPr>
            <w:rFonts w:ascii="Times New Roman" w:hAnsi="Times New Roman" w:cs="Times New Roman"/>
          </w:rPr>
          <w:delText>contributed with similar phenotypes tend to have similar features.</w:delText>
        </w:r>
        <w:r w:rsidR="0000737A" w:rsidRPr="00F96BC8" w:rsidDel="00534884">
          <w:rPr>
            <w:rFonts w:ascii="Times New Roman" w:hAnsi="Times New Roman" w:cs="Times New Roman"/>
          </w:rPr>
          <w:delText xml:space="preserve"> The steps of analysis are enrichment analysis and fe</w:delText>
        </w:r>
        <w:r w:rsidR="004311A1" w:rsidRPr="00F96BC8" w:rsidDel="00534884">
          <w:rPr>
            <w:rFonts w:ascii="Times New Roman" w:hAnsi="Times New Roman" w:cs="Times New Roman"/>
          </w:rPr>
          <w:delText>a</w:delText>
        </w:r>
        <w:r w:rsidR="0000737A" w:rsidRPr="00F96BC8" w:rsidDel="00534884">
          <w:rPr>
            <w:rFonts w:ascii="Times New Roman" w:hAnsi="Times New Roman" w:cs="Times New Roman"/>
          </w:rPr>
          <w:delText>ture extraction, feature-based gene prioritization, and statistical validation of the result of analysis.</w:delText>
        </w:r>
        <w:r w:rsidR="000B4FC4" w:rsidRPr="00F96BC8" w:rsidDel="00534884">
          <w:rPr>
            <w:rFonts w:ascii="Times New Roman" w:hAnsi="Times New Roman" w:cs="Times New Roman"/>
          </w:rPr>
          <w:delText xml:space="preserve">But </w:delText>
        </w:r>
      </w:del>
      <w:r>
        <w:rPr>
          <w:rFonts w:ascii="Times New Roman" w:hAnsi="Times New Roman" w:cs="Times New Roman"/>
        </w:rPr>
        <w:fldChar w:fldCharType="begin"/>
      </w:r>
      <w:r>
        <w:rPr>
          <w:rFonts w:ascii="Times New Roman" w:hAnsi="Times New Roman" w:cs="Times New Roman"/>
        </w:rPr>
        <w:instrText xml:space="preserve"> HYPERLINK \l "_ENREF_7" \o "He, 2012 #4" </w:instrText>
      </w:r>
      <w:r>
        <w:rPr>
          <w:rFonts w:ascii="Times New Roman" w:hAnsi="Times New Roman" w:cs="Times New Roman"/>
        </w:rPr>
      </w:r>
      <w:r>
        <w:rPr>
          <w:rFonts w:ascii="Times New Roman" w:hAnsi="Times New Roman" w:cs="Times New Roman"/>
        </w:rPr>
        <w:fldChar w:fldCharType="separate"/>
      </w:r>
      <w:del w:id="183" w:author="Lahiru" w:date="2015-04-11T11:36:00Z">
        <w:r w:rsidRPr="00F96BC8" w:rsidDel="00534884">
          <w:rPr>
            <w:rFonts w:ascii="Times New Roman" w:hAnsi="Times New Roman" w:cs="Times New Roman"/>
          </w:rPr>
          <w:fldChar w:fldCharType="begin"/>
        </w:r>
        <w:r w:rsidDel="00534884">
          <w:rPr>
            <w:rFonts w:ascii="Times New Roman" w:hAnsi="Times New Roman" w:cs="Times New Roman"/>
          </w:rPr>
          <w:del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delInstrText>
        </w:r>
        <w:r w:rsidRPr="00F96BC8" w:rsidDel="00534884">
          <w:rPr>
            <w:rFonts w:ascii="Times New Roman" w:hAnsi="Times New Roman" w:cs="Times New Roman"/>
          </w:rPr>
          <w:fldChar w:fldCharType="separate"/>
        </w:r>
        <w:r w:rsidDel="00534884">
          <w:rPr>
            <w:rFonts w:ascii="Times New Roman" w:hAnsi="Times New Roman" w:cs="Times New Roman"/>
            <w:noProof/>
          </w:rPr>
          <w:delText>He and Jiang (7)</w:delText>
        </w:r>
        <w:r w:rsidRPr="00F96BC8" w:rsidDel="00534884">
          <w:rPr>
            <w:rFonts w:ascii="Times New Roman" w:hAnsi="Times New Roman" w:cs="Times New Roman"/>
          </w:rPr>
          <w:fldChar w:fldCharType="end"/>
        </w:r>
      </w:del>
      <w:r>
        <w:rPr>
          <w:rFonts w:ascii="Times New Roman" w:hAnsi="Times New Roman" w:cs="Times New Roman"/>
        </w:rPr>
        <w:fldChar w:fldCharType="end"/>
      </w:r>
      <w:del w:id="184" w:author="Lahiru" w:date="2015-04-11T11:36:00Z">
        <w:r w:rsidR="000B4FC4" w:rsidRPr="00F96BC8" w:rsidDel="00534884">
          <w:rPr>
            <w:rFonts w:ascii="Times New Roman" w:hAnsi="Times New Roman" w:cs="Times New Roman"/>
          </w:rPr>
          <w:delText xml:space="preserve"> argue</w:delText>
        </w:r>
      </w:del>
      <w:del w:id="185" w:author="Lahiru" w:date="2015-04-11T11:29:00Z">
        <w:r w:rsidR="000B4FC4" w:rsidRPr="00F96BC8" w:rsidDel="00190904">
          <w:rPr>
            <w:rFonts w:ascii="Times New Roman" w:hAnsi="Times New Roman" w:cs="Times New Roman"/>
          </w:rPr>
          <w:delText>s</w:delText>
        </w:r>
      </w:del>
      <w:del w:id="186" w:author="Lahiru" w:date="2015-04-11T11:36:00Z">
        <w:r w:rsidR="000B4FC4" w:rsidRPr="00F96BC8" w:rsidDel="00534884">
          <w:rPr>
            <w:rFonts w:ascii="Times New Roman" w:hAnsi="Times New Roman" w:cs="Times New Roman"/>
          </w:rPr>
          <w:delText xml:space="preserve"> identify disease gene from the angle of prioritizing candidate gene can give only a sorted list of the candidate genes</w:delText>
        </w:r>
        <w:r w:rsidR="007F0FE9" w:rsidRPr="00F96BC8" w:rsidDel="00534884">
          <w:rPr>
            <w:rFonts w:ascii="Times New Roman" w:hAnsi="Times New Roman" w:cs="Times New Roman"/>
          </w:rPr>
          <w:delText>. It is hard to count whether highest ranked genes are most relevant with the diseases or not.</w:delText>
        </w:r>
        <w:r w:rsidR="00BD5EA5" w:rsidRPr="00F96BC8" w:rsidDel="00534884">
          <w:rPr>
            <w:rFonts w:ascii="Times New Roman" w:hAnsi="Times New Roman" w:cs="Times New Roman"/>
          </w:rPr>
          <w:delText>This method is useful when small set of positive samples about relationships between genes and the query</w:delText>
        </w:r>
        <w:r w:rsidR="00F6187E" w:rsidRPr="00F96BC8" w:rsidDel="00534884">
          <w:rPr>
            <w:rFonts w:ascii="Times New Roman" w:hAnsi="Times New Roman" w:cs="Times New Roman"/>
          </w:rPr>
          <w:delText xml:space="preserve"> diseases, usually ignores such information that a large </w:delText>
        </w:r>
        <w:r w:rsidR="004F1C3A" w:rsidRPr="00F96BC8" w:rsidDel="00534884">
          <w:rPr>
            <w:rFonts w:ascii="Times New Roman" w:hAnsi="Times New Roman" w:cs="Times New Roman"/>
          </w:rPr>
          <w:delText>amount of genes are not contribute with any disease, as a result can be used as negative samples.</w:delText>
        </w:r>
        <w:r w:rsidR="00E239C0" w:rsidRPr="00F96BC8" w:rsidDel="00534884">
          <w:rPr>
            <w:rFonts w:ascii="Times New Roman" w:hAnsi="Times New Roman" w:cs="Times New Roman"/>
          </w:rPr>
          <w:delText xml:space="preserve">To solution for these limitations, </w:delText>
        </w:r>
        <w:r w:rsidR="00DD0DAA" w:rsidRPr="00F96BC8" w:rsidDel="00534884">
          <w:rPr>
            <w:rFonts w:ascii="Times New Roman" w:hAnsi="Times New Roman" w:cs="Times New Roman"/>
          </w:rPr>
          <w:delText>binary classification uses</w:delText>
        </w:r>
        <w:r w:rsidR="00E355CF" w:rsidRPr="00F96BC8" w:rsidDel="00534884">
          <w:rPr>
            <w:rFonts w:ascii="Times New Roman" w:hAnsi="Times New Roman" w:cs="Times New Roman"/>
          </w:rPr>
          <w:delText xml:space="preserve"> to formulate the question of identify </w:delText>
        </w:r>
        <w:r w:rsidR="00DD0DAA" w:rsidRPr="00F96BC8" w:rsidDel="00534884">
          <w:rPr>
            <w:rFonts w:ascii="Times New Roman" w:hAnsi="Times New Roman" w:cs="Times New Roman"/>
          </w:rPr>
          <w:delText xml:space="preserve">disease genes. More specifically, </w:delText>
        </w:r>
      </w:del>
      <w:r>
        <w:rPr>
          <w:rFonts w:ascii="Times New Roman" w:hAnsi="Times New Roman" w:cs="Times New Roman"/>
        </w:rPr>
        <w:fldChar w:fldCharType="begin"/>
      </w:r>
      <w:r>
        <w:rPr>
          <w:rFonts w:ascii="Times New Roman" w:hAnsi="Times New Roman" w:cs="Times New Roman"/>
        </w:rPr>
        <w:instrText xml:space="preserve"> HYPERLINK \l "_ENREF_7" \o "He, 2012 #4" </w:instrText>
      </w:r>
      <w:r>
        <w:rPr>
          <w:rFonts w:ascii="Times New Roman" w:hAnsi="Times New Roman" w:cs="Times New Roman"/>
        </w:rPr>
      </w:r>
      <w:r>
        <w:rPr>
          <w:rFonts w:ascii="Times New Roman" w:hAnsi="Times New Roman" w:cs="Times New Roman"/>
        </w:rPr>
        <w:fldChar w:fldCharType="separate"/>
      </w:r>
      <w:del w:id="187" w:author="Lahiru" w:date="2015-04-11T11:36:00Z">
        <w:r w:rsidRPr="00F96BC8" w:rsidDel="00534884">
          <w:rPr>
            <w:rFonts w:ascii="Times New Roman" w:hAnsi="Times New Roman" w:cs="Times New Roman"/>
          </w:rPr>
          <w:fldChar w:fldCharType="begin"/>
        </w:r>
        <w:r w:rsidDel="00534884">
          <w:rPr>
            <w:rFonts w:ascii="Times New Roman" w:hAnsi="Times New Roman" w:cs="Times New Roman"/>
          </w:rPr>
          <w:del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delInstrText>
        </w:r>
        <w:r w:rsidRPr="00F96BC8" w:rsidDel="00534884">
          <w:rPr>
            <w:rFonts w:ascii="Times New Roman" w:hAnsi="Times New Roman" w:cs="Times New Roman"/>
          </w:rPr>
          <w:fldChar w:fldCharType="separate"/>
        </w:r>
        <w:r w:rsidDel="00534884">
          <w:rPr>
            <w:rFonts w:ascii="Times New Roman" w:hAnsi="Times New Roman" w:cs="Times New Roman"/>
            <w:noProof/>
          </w:rPr>
          <w:delText>He and Jiang (7)</w:delText>
        </w:r>
        <w:r w:rsidRPr="00F96BC8" w:rsidDel="00534884">
          <w:rPr>
            <w:rFonts w:ascii="Times New Roman" w:hAnsi="Times New Roman" w:cs="Times New Roman"/>
          </w:rPr>
          <w:fldChar w:fldCharType="end"/>
        </w:r>
      </w:del>
      <w:r>
        <w:rPr>
          <w:rFonts w:ascii="Times New Roman" w:hAnsi="Times New Roman" w:cs="Times New Roman"/>
        </w:rPr>
        <w:fldChar w:fldCharType="end"/>
      </w:r>
      <w:del w:id="188" w:author="Lahiru" w:date="2015-04-11T11:36:00Z">
        <w:r w:rsidR="00DD0DAA" w:rsidRPr="00F96BC8" w:rsidDel="00534884">
          <w:rPr>
            <w:rFonts w:ascii="Times New Roman" w:hAnsi="Times New Roman" w:cs="Times New Roman"/>
          </w:rPr>
          <w:delText xml:space="preserve"> argue that genes and related diseases can be used  as positive samples, and disease gene pair sampled at random can serve negative samples.</w:delText>
        </w:r>
        <w:r w:rsidR="006C2B30" w:rsidRPr="00F96BC8" w:rsidDel="00534884">
          <w:rPr>
            <w:rFonts w:ascii="Times New Roman" w:hAnsi="Times New Roman" w:cs="Times New Roman"/>
          </w:rPr>
          <w:delText xml:space="preserve"> The overview of proposed solution shows in Figure</w:delText>
        </w:r>
        <w:r w:rsidR="00BA1D53" w:rsidRPr="00F96BC8" w:rsidDel="00534884">
          <w:rPr>
            <w:rFonts w:ascii="Times New Roman" w:hAnsi="Times New Roman" w:cs="Times New Roman"/>
          </w:rPr>
          <w:delText xml:space="preserve"> 5.</w:delText>
        </w:r>
      </w:del>
      <w:r>
        <w:rPr>
          <w:rFonts w:ascii="Times New Roman" w:hAnsi="Times New Roman" w:cs="Times New Roman"/>
        </w:rPr>
        <w:fldChar w:fldCharType="begin"/>
      </w:r>
      <w:r>
        <w:rPr>
          <w:rFonts w:ascii="Times New Roman" w:hAnsi="Times New Roman" w:cs="Times New Roman"/>
        </w:rPr>
        <w:instrText xml:space="preserve"> HYPERLINK \l "_ENREF_5" \o "Tranchevent, 2010 #44" </w:instrText>
      </w:r>
      <w:r>
        <w:rPr>
          <w:rFonts w:ascii="Times New Roman" w:hAnsi="Times New Roman" w:cs="Times New Roman"/>
        </w:rPr>
      </w:r>
      <w:r>
        <w:rPr>
          <w:rFonts w:ascii="Times New Roman" w:hAnsi="Times New Roman" w:cs="Times New Roman"/>
        </w:rPr>
        <w:fldChar w:fldCharType="separate"/>
      </w:r>
      <w:del w:id="189" w:author="Lahiru" w:date="2015-04-11T11:36:00Z">
        <w:r w:rsidRPr="00F96BC8" w:rsidDel="00534884">
          <w:rPr>
            <w:rFonts w:ascii="Times New Roman" w:hAnsi="Times New Roman" w:cs="Times New Roman"/>
          </w:rPr>
          <w:fldChar w:fldCharType="begin"/>
        </w:r>
        <w:r w:rsidDel="00534884">
          <w:rPr>
            <w:rFonts w:ascii="Times New Roman" w:hAnsi="Times New Roman" w:cs="Times New Roman"/>
          </w:rPr>
          <w:del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delInstrText>
        </w:r>
        <w:r w:rsidRPr="00F96BC8" w:rsidDel="00534884">
          <w:rPr>
            <w:rFonts w:ascii="Times New Roman" w:hAnsi="Times New Roman" w:cs="Times New Roman"/>
          </w:rPr>
          <w:fldChar w:fldCharType="separate"/>
        </w:r>
        <w:r w:rsidDel="00534884">
          <w:rPr>
            <w:rFonts w:ascii="Times New Roman" w:hAnsi="Times New Roman" w:cs="Times New Roman"/>
            <w:noProof/>
          </w:rPr>
          <w:delText>Tranchevent, Capdevila (5)</w:delText>
        </w:r>
        <w:r w:rsidRPr="00F96BC8" w:rsidDel="00534884">
          <w:rPr>
            <w:rFonts w:ascii="Times New Roman" w:hAnsi="Times New Roman" w:cs="Times New Roman"/>
          </w:rPr>
          <w:fldChar w:fldCharType="end"/>
        </w:r>
      </w:del>
      <w:r>
        <w:rPr>
          <w:rFonts w:ascii="Times New Roman" w:hAnsi="Times New Roman" w:cs="Times New Roman"/>
        </w:rPr>
        <w:fldChar w:fldCharType="end"/>
      </w:r>
      <w:del w:id="190" w:author="Lahiru" w:date="2015-04-11T11:36:00Z">
        <w:r w:rsidR="006E3535" w:rsidRPr="00F96BC8" w:rsidDel="00534884">
          <w:rPr>
            <w:rFonts w:ascii="Times New Roman" w:hAnsi="Times New Roman" w:cs="Times New Roman"/>
          </w:rPr>
          <w:delText xml:space="preserve">argues predicting the function of a gene or its involvement in a genetic condition are interrelated </w:delText>
        </w:r>
        <w:r w:rsidR="00C55B4C" w:rsidRPr="00F96BC8" w:rsidDel="00534884">
          <w:rPr>
            <w:rFonts w:ascii="Times New Roman" w:hAnsi="Times New Roman" w:cs="Times New Roman"/>
          </w:rPr>
          <w:lastRenderedPageBreak/>
          <w:delText>problems.</w:delText>
        </w:r>
        <w:r w:rsidR="00EE67D2" w:rsidRPr="00F96BC8" w:rsidDel="00534884">
          <w:rPr>
            <w:rFonts w:ascii="Times New Roman" w:hAnsi="Times New Roman" w:cs="Times New Roman"/>
          </w:rPr>
          <w:delText>Further explain, several gene function prediction methods has certainly been applied to disease gene prioritization with enough performance</w:delText>
        </w:r>
        <w:r w:rsidR="00C019D2" w:rsidRPr="00F96BC8" w:rsidDel="00534884">
          <w:rPr>
            <w:rFonts w:ascii="Times New Roman" w:hAnsi="Times New Roman" w:cs="Times New Roman"/>
          </w:rPr>
          <w:fldChar w:fldCharType="begin"/>
        </w:r>
        <w:r w:rsidR="0096243D" w:rsidDel="00534884">
          <w:rPr>
            <w:rFonts w:ascii="Times New Roman" w:hAnsi="Times New Roman" w:cs="Times New Roman"/>
          </w:rPr>
          <w:delInstrText xml:space="preserve"> ADDIN EN.CITE &lt;EndNote&gt;&lt;Cite&gt;&lt;Author&gt;Zhang&lt;/Author&gt;&lt;Year&gt;2006&lt;/Year&gt;&lt;RecNum&gt;50&lt;/RecNum&gt;&lt;DisplayText&gt;(41)&lt;/DisplayText&gt;&lt;record&gt;&lt;rec-number&gt;50&lt;/rec-number&gt;&lt;foreign-keys&gt;&lt;key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delInstrText>
        </w:r>
        <w:r w:rsidR="00C019D2" w:rsidRPr="00F96BC8" w:rsidDel="00534884">
          <w:rPr>
            <w:rFonts w:ascii="Times New Roman" w:hAnsi="Times New Roman" w:cs="Times New Roman"/>
          </w:rPr>
          <w:fldChar w:fldCharType="separate"/>
        </w:r>
        <w:r w:rsidR="0096243D" w:rsidDel="00534884">
          <w:rPr>
            <w:rFonts w:ascii="Times New Roman" w:hAnsi="Times New Roman" w:cs="Times New Roman"/>
            <w:noProof/>
          </w:rPr>
          <w:delText>(</w:delText>
        </w:r>
      </w:del>
      <w:r>
        <w:rPr>
          <w:rFonts w:ascii="Times New Roman" w:hAnsi="Times New Roman" w:cs="Times New Roman"/>
          <w:noProof/>
        </w:rPr>
        <w:fldChar w:fldCharType="begin"/>
      </w:r>
      <w:r>
        <w:rPr>
          <w:rFonts w:ascii="Times New Roman" w:hAnsi="Times New Roman" w:cs="Times New Roman"/>
          <w:noProof/>
        </w:rPr>
        <w:instrText xml:space="preserve"> HYPERLINK \l "_ENREF_41" \o "Zhang, 2006 #50" </w:instrText>
      </w:r>
      <w:r>
        <w:rPr>
          <w:rFonts w:ascii="Times New Roman" w:hAnsi="Times New Roman" w:cs="Times New Roman"/>
          <w:noProof/>
        </w:rPr>
      </w:r>
      <w:r>
        <w:rPr>
          <w:rFonts w:ascii="Times New Roman" w:hAnsi="Times New Roman" w:cs="Times New Roman"/>
          <w:noProof/>
        </w:rPr>
        <w:fldChar w:fldCharType="separate"/>
      </w:r>
      <w:del w:id="191" w:author="Lahiru" w:date="2015-04-11T11:36:00Z">
        <w:r w:rsidDel="00534884">
          <w:rPr>
            <w:rFonts w:ascii="Times New Roman" w:hAnsi="Times New Roman" w:cs="Times New Roman"/>
            <w:noProof/>
          </w:rPr>
          <w:delText>41</w:delText>
        </w:r>
      </w:del>
      <w:r>
        <w:rPr>
          <w:rFonts w:ascii="Times New Roman" w:hAnsi="Times New Roman" w:cs="Times New Roman"/>
          <w:noProof/>
        </w:rPr>
        <w:fldChar w:fldCharType="end"/>
      </w:r>
      <w:del w:id="192" w:author="Lahiru" w:date="2015-04-11T11:36:00Z">
        <w:r w:rsidR="0096243D" w:rsidDel="00534884">
          <w:rPr>
            <w:rFonts w:ascii="Times New Roman" w:hAnsi="Times New Roman" w:cs="Times New Roman"/>
            <w:noProof/>
          </w:rPr>
          <w:delText>)</w:delText>
        </w:r>
        <w:r w:rsidR="00C019D2" w:rsidRPr="00F96BC8" w:rsidDel="00534884">
          <w:rPr>
            <w:rFonts w:ascii="Times New Roman" w:hAnsi="Times New Roman" w:cs="Times New Roman"/>
          </w:rPr>
          <w:fldChar w:fldCharType="end"/>
        </w:r>
        <w:r w:rsidR="00EE67D2" w:rsidRPr="00F96BC8" w:rsidDel="00534884">
          <w:rPr>
            <w:rFonts w:ascii="Times New Roman" w:hAnsi="Times New Roman" w:cs="Times New Roman"/>
          </w:rPr>
          <w:delText>.</w:delText>
        </w:r>
        <w:r w:rsidR="008A4BA4" w:rsidRPr="00F96BC8" w:rsidDel="00534884">
          <w:rPr>
            <w:rFonts w:ascii="Times New Roman" w:hAnsi="Times New Roman" w:cs="Times New Roman"/>
          </w:rPr>
          <w:delText>According to</w:delText>
        </w:r>
      </w:del>
      <w:r>
        <w:rPr>
          <w:rFonts w:ascii="Times New Roman" w:hAnsi="Times New Roman" w:cs="Times New Roman"/>
        </w:rPr>
        <w:fldChar w:fldCharType="begin"/>
      </w:r>
      <w:r>
        <w:rPr>
          <w:rFonts w:ascii="Times New Roman" w:hAnsi="Times New Roman" w:cs="Times New Roman"/>
        </w:rPr>
        <w:instrText xml:space="preserve"> HYPERLINK \l "_ENREF_5" \o "Tranchevent, 2010 #44" </w:instrText>
      </w:r>
      <w:r>
        <w:rPr>
          <w:rFonts w:ascii="Times New Roman" w:hAnsi="Times New Roman" w:cs="Times New Roman"/>
        </w:rPr>
      </w:r>
      <w:r>
        <w:rPr>
          <w:rFonts w:ascii="Times New Roman" w:hAnsi="Times New Roman" w:cs="Times New Roman"/>
        </w:rPr>
        <w:fldChar w:fldCharType="separate"/>
      </w:r>
      <w:del w:id="193" w:author="Lahiru" w:date="2015-04-11T11:36:00Z">
        <w:r w:rsidRPr="00F96BC8" w:rsidDel="00534884">
          <w:rPr>
            <w:rFonts w:ascii="Times New Roman" w:hAnsi="Times New Roman" w:cs="Times New Roman"/>
          </w:rPr>
          <w:fldChar w:fldCharType="begin"/>
        </w:r>
        <w:r w:rsidDel="00534884">
          <w:rPr>
            <w:rFonts w:ascii="Times New Roman" w:hAnsi="Times New Roman" w:cs="Times New Roman"/>
          </w:rPr>
          <w:del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delInstrText>
        </w:r>
        <w:r w:rsidRPr="00F96BC8" w:rsidDel="00534884">
          <w:rPr>
            <w:rFonts w:ascii="Times New Roman" w:hAnsi="Times New Roman" w:cs="Times New Roman"/>
          </w:rPr>
          <w:fldChar w:fldCharType="separate"/>
        </w:r>
        <w:r w:rsidDel="00534884">
          <w:rPr>
            <w:rFonts w:ascii="Times New Roman" w:hAnsi="Times New Roman" w:cs="Times New Roman"/>
            <w:noProof/>
          </w:rPr>
          <w:delText>Tranchevent, Capdevila (5)</w:delText>
        </w:r>
        <w:r w:rsidRPr="00F96BC8" w:rsidDel="00534884">
          <w:rPr>
            <w:rFonts w:ascii="Times New Roman" w:hAnsi="Times New Roman" w:cs="Times New Roman"/>
          </w:rPr>
          <w:fldChar w:fldCharType="end"/>
        </w:r>
      </w:del>
      <w:r>
        <w:rPr>
          <w:rFonts w:ascii="Times New Roman" w:hAnsi="Times New Roman" w:cs="Times New Roman"/>
        </w:rPr>
        <w:fldChar w:fldCharType="end"/>
      </w:r>
      <w:del w:id="194" w:author="Lahiru" w:date="2015-04-11T11:36:00Z">
        <w:r w:rsidR="00B81E24" w:rsidRPr="00F96BC8" w:rsidDel="00534884">
          <w:rPr>
            <w:rFonts w:ascii="Times New Roman" w:hAnsi="Times New Roman" w:cs="Times New Roman"/>
          </w:rPr>
          <w:delText xml:space="preserve"> “knowledge, none of the existing gene function prediction methods includes disease-specific data”</w:delText>
        </w:r>
        <w:r w:rsidR="007C4EC1" w:rsidRPr="00F96BC8" w:rsidDel="00534884">
          <w:rPr>
            <w:rFonts w:ascii="Times New Roman" w:hAnsi="Times New Roman" w:cs="Times New Roman"/>
          </w:rPr>
          <w:delText>.</w:delText>
        </w:r>
        <w:r w:rsidR="00F53945" w:rsidRPr="00F96BC8" w:rsidDel="00534884">
          <w:rPr>
            <w:rFonts w:ascii="Times New Roman" w:hAnsi="Times New Roman" w:cs="Times New Roman"/>
          </w:rPr>
          <w:delText>Figure 6</w:delText>
        </w:r>
        <w:commentRangeEnd w:id="179"/>
        <w:r w:rsidR="00C16107" w:rsidDel="00534884">
          <w:rPr>
            <w:rStyle w:val="CommentReference"/>
          </w:rPr>
          <w:commentReference w:id="179"/>
        </w:r>
      </w:del>
      <w:r w:rsidR="00F53945" w:rsidRPr="00F96BC8">
        <w:rPr>
          <w:rFonts w:ascii="Times New Roman" w:hAnsi="Times New Roman" w:cs="Times New Roman"/>
        </w:rPr>
        <w:t xml:space="preserve">.Shows general methodology of the prioritizing candidate </w:t>
      </w:r>
      <w:r w:rsidR="00526AF0" w:rsidRPr="00F96BC8">
        <w:rPr>
          <w:rFonts w:ascii="Times New Roman" w:hAnsi="Times New Roman" w:cs="Times New Roman"/>
        </w:rPr>
        <w:t>genes and Table 1</w:t>
      </w:r>
      <w:del w:id="195" w:author="Medie" w:date="2015-04-09T17:53:00Z">
        <w:r w:rsidR="00526AF0" w:rsidRPr="00F96BC8" w:rsidDel="00C16107">
          <w:rPr>
            <w:rFonts w:ascii="Times New Roman" w:hAnsi="Times New Roman" w:cs="Times New Roman"/>
          </w:rPr>
          <w:delText>.</w:delText>
        </w:r>
      </w:del>
      <w:del w:id="196" w:author="Medie" w:date="2015-04-09T17:54:00Z">
        <w:r w:rsidR="00526AF0" w:rsidRPr="00F96BC8" w:rsidDel="00C16107">
          <w:rPr>
            <w:rFonts w:ascii="Times New Roman" w:hAnsi="Times New Roman" w:cs="Times New Roman"/>
          </w:rPr>
          <w:delText>“</w:delText>
        </w:r>
      </w:del>
      <w:ins w:id="197" w:author="Medie" w:date="2015-04-09T17:53:00Z">
        <w:r w:rsidR="00C16107">
          <w:rPr>
            <w:rFonts w:ascii="Times New Roman" w:hAnsi="Times New Roman" w:cs="Times New Roman"/>
          </w:rPr>
          <w:t>s</w:t>
        </w:r>
      </w:ins>
      <w:del w:id="198" w:author="Medie" w:date="2015-04-09T17:53:00Z">
        <w:r w:rsidR="00526AF0" w:rsidRPr="00F96BC8" w:rsidDel="00C16107">
          <w:rPr>
            <w:rFonts w:ascii="Times New Roman" w:hAnsi="Times New Roman" w:cs="Times New Roman"/>
          </w:rPr>
          <w:delText>S</w:delText>
        </w:r>
      </w:del>
      <w:r w:rsidR="00526AF0" w:rsidRPr="00F96BC8">
        <w:rPr>
          <w:rFonts w:ascii="Times New Roman" w:hAnsi="Times New Roman" w:cs="Times New Roman"/>
        </w:rPr>
        <w:t>hows an overview of the input data required by the tools as well as the output produce</w:t>
      </w:r>
      <w:del w:id="199" w:author="Medie" w:date="2015-04-09T17:54:00Z">
        <w:r w:rsidR="00526AF0" w:rsidRPr="00F96BC8" w:rsidDel="00C16107">
          <w:rPr>
            <w:rFonts w:ascii="Times New Roman" w:hAnsi="Times New Roman" w:cs="Times New Roman"/>
          </w:rPr>
          <w:delText>”</w:delText>
        </w:r>
      </w:del>
      <w:r w:rsidR="00526AF0" w:rsidRPr="00F96BC8">
        <w:rPr>
          <w:rFonts w:ascii="Times New Roman" w:hAnsi="Times New Roman" w:cs="Times New Roman"/>
        </w:rPr>
        <w:t>.</w:t>
      </w:r>
    </w:p>
    <w:p w:rsidR="00E1674E" w:rsidRPr="00F96BC8" w:rsidRDefault="00E1674E" w:rsidP="00F96BC8">
      <w:pPr>
        <w:spacing w:after="120"/>
        <w:jc w:val="both"/>
        <w:rPr>
          <w:rFonts w:ascii="Times New Roman" w:hAnsi="Times New Roman" w:cs="Times New Roman"/>
        </w:rPr>
      </w:pPr>
    </w:p>
    <w:p w:rsidR="006C2B30" w:rsidRPr="00F96BC8" w:rsidRDefault="006C2B30" w:rsidP="001358D4">
      <w:pPr>
        <w:keepNext/>
        <w:spacing w:after="120"/>
        <w:jc w:val="center"/>
        <w:rPr>
          <w:rFonts w:ascii="Times New Roman" w:hAnsi="Times New Roman" w:cs="Times New Roman"/>
        </w:rPr>
      </w:pPr>
      <w:r w:rsidRPr="00F96BC8">
        <w:rPr>
          <w:rFonts w:ascii="Times New Roman" w:hAnsi="Times New Roman" w:cs="Times New Roman"/>
          <w:noProof/>
        </w:rPr>
        <w:drawing>
          <wp:inline distT="0" distB="0" distL="0" distR="0" wp14:anchorId="77D2EF8B" wp14:editId="723C908B">
            <wp:extent cx="5048250" cy="2276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5810" cy="2279851"/>
                    </a:xfrm>
                    <a:prstGeom prst="rect">
                      <a:avLst/>
                    </a:prstGeom>
                    <a:noFill/>
                    <a:ln>
                      <a:noFill/>
                    </a:ln>
                  </pic:spPr>
                </pic:pic>
              </a:graphicData>
            </a:graphic>
          </wp:inline>
        </w:drawing>
      </w:r>
    </w:p>
    <w:p w:rsidR="00CD64DF" w:rsidRPr="00F65FB1" w:rsidRDefault="006C2B30" w:rsidP="00EA741E">
      <w:pPr>
        <w:pStyle w:val="Caption"/>
        <w:spacing w:after="240"/>
        <w:jc w:val="center"/>
        <w:rPr>
          <w:rFonts w:ascii="Times New Roman" w:hAnsi="Times New Roman" w:cs="Times New Roman"/>
          <w:b w:val="0"/>
          <w:color w:val="auto"/>
          <w:sz w:val="22"/>
          <w:szCs w:val="22"/>
        </w:rPr>
      </w:pPr>
      <w:bookmarkStart w:id="200" w:name="_Toc401785235"/>
      <w:proofErr w:type="gramStart"/>
      <w:r w:rsidRPr="00F65FB1">
        <w:rPr>
          <w:rFonts w:ascii="Times New Roman" w:hAnsi="Times New Roman" w:cs="Times New Roman"/>
          <w:b w:val="0"/>
          <w:color w:val="auto"/>
          <w:sz w:val="22"/>
          <w:szCs w:val="22"/>
        </w:rPr>
        <w:t xml:space="preserve">Figure </w:t>
      </w:r>
      <w:r w:rsidR="00C019D2" w:rsidRPr="00F65FB1">
        <w:rPr>
          <w:rFonts w:ascii="Times New Roman" w:hAnsi="Times New Roman" w:cs="Times New Roman"/>
          <w:b w:val="0"/>
          <w:color w:val="auto"/>
          <w:sz w:val="22"/>
          <w:szCs w:val="22"/>
        </w:rPr>
        <w:fldChar w:fldCharType="begin"/>
      </w:r>
      <w:r w:rsidR="003047C1" w:rsidRPr="00F65FB1">
        <w:rPr>
          <w:rFonts w:ascii="Times New Roman" w:hAnsi="Times New Roman" w:cs="Times New Roman"/>
          <w:b w:val="0"/>
          <w:color w:val="auto"/>
          <w:sz w:val="22"/>
          <w:szCs w:val="22"/>
        </w:rPr>
        <w:instrText xml:space="preserve"> SEQ Figure \* ARABIC </w:instrText>
      </w:r>
      <w:r w:rsidR="00C019D2" w:rsidRPr="00F65FB1">
        <w:rPr>
          <w:rFonts w:ascii="Times New Roman" w:hAnsi="Times New Roman" w:cs="Times New Roman"/>
          <w:b w:val="0"/>
          <w:color w:val="auto"/>
          <w:sz w:val="22"/>
          <w:szCs w:val="22"/>
        </w:rPr>
        <w:fldChar w:fldCharType="separate"/>
      </w:r>
      <w:ins w:id="201" w:author="Lahiru" w:date="2015-04-10T23:24:00Z">
        <w:r w:rsidR="00AE396D">
          <w:rPr>
            <w:rFonts w:ascii="Times New Roman" w:hAnsi="Times New Roman" w:cs="Times New Roman"/>
            <w:b w:val="0"/>
            <w:noProof/>
            <w:color w:val="auto"/>
            <w:sz w:val="22"/>
            <w:szCs w:val="22"/>
          </w:rPr>
          <w:t>6</w:t>
        </w:r>
      </w:ins>
      <w:del w:id="202" w:author="Lahiru" w:date="2015-04-10T23:24:00Z">
        <w:r w:rsidR="00242B71" w:rsidRPr="00F65FB1" w:rsidDel="00AE396D">
          <w:rPr>
            <w:rFonts w:ascii="Times New Roman" w:hAnsi="Times New Roman" w:cs="Times New Roman"/>
            <w:b w:val="0"/>
            <w:noProof/>
            <w:color w:val="auto"/>
            <w:sz w:val="22"/>
            <w:szCs w:val="22"/>
          </w:rPr>
          <w:delText>5</w:delText>
        </w:r>
      </w:del>
      <w:r w:rsidR="00C019D2" w:rsidRPr="00F65FB1">
        <w:rPr>
          <w:rFonts w:ascii="Times New Roman" w:hAnsi="Times New Roman" w:cs="Times New Roman"/>
          <w:b w:val="0"/>
          <w:color w:val="auto"/>
          <w:sz w:val="22"/>
          <w:szCs w:val="22"/>
        </w:rPr>
        <w:fldChar w:fldCharType="end"/>
      </w:r>
      <w:r w:rsidRPr="00F65FB1">
        <w:rPr>
          <w:rFonts w:ascii="Times New Roman" w:hAnsi="Times New Roman" w:cs="Times New Roman"/>
          <w:b w:val="0"/>
          <w:color w:val="auto"/>
          <w:sz w:val="22"/>
          <w:szCs w:val="22"/>
        </w:rPr>
        <w:t>.</w:t>
      </w:r>
      <w:proofErr w:type="gramEnd"/>
      <w:r w:rsidRPr="00F65FB1">
        <w:rPr>
          <w:rFonts w:ascii="Times New Roman" w:hAnsi="Times New Roman" w:cs="Times New Roman"/>
          <w:b w:val="0"/>
          <w:color w:val="auto"/>
          <w:sz w:val="22"/>
          <w:szCs w:val="22"/>
        </w:rPr>
        <w:t xml:space="preserve"> Work flow of the proposed method </w:t>
      </w:r>
      <w:r w:rsidR="00C019D2" w:rsidRPr="00F65FB1">
        <w:rPr>
          <w:rFonts w:ascii="Times New Roman" w:hAnsi="Times New Roman" w:cs="Times New Roman"/>
          <w:b w:val="0"/>
          <w:color w:val="auto"/>
          <w:sz w:val="22"/>
          <w:szCs w:val="22"/>
        </w:rPr>
        <w:fldChar w:fldCharType="begin"/>
      </w:r>
      <w:r w:rsidR="0096243D">
        <w:rPr>
          <w:rFonts w:ascii="Times New Roman" w:hAnsi="Times New Roman" w:cs="Times New Roman"/>
          <w:b w:val="0"/>
          <w:color w:val="auto"/>
          <w:sz w:val="22"/>
          <w:szCs w:val="22"/>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C019D2" w:rsidRPr="00F65FB1">
        <w:rPr>
          <w:rFonts w:ascii="Times New Roman" w:hAnsi="Times New Roman" w:cs="Times New Roman"/>
          <w:b w:val="0"/>
          <w:color w:val="auto"/>
          <w:sz w:val="22"/>
          <w:szCs w:val="22"/>
        </w:rPr>
        <w:fldChar w:fldCharType="separate"/>
      </w:r>
      <w:r w:rsidR="0096243D">
        <w:rPr>
          <w:rFonts w:ascii="Times New Roman" w:hAnsi="Times New Roman" w:cs="Times New Roman"/>
          <w:b w:val="0"/>
          <w:noProof/>
          <w:color w:val="auto"/>
          <w:sz w:val="22"/>
          <w:szCs w:val="22"/>
        </w:rPr>
        <w:t>(</w:t>
      </w:r>
      <w:hyperlink w:anchor="_ENREF_7" w:tooltip="He, 2012 #4" w:history="1">
        <w:r w:rsidR="00B051DA">
          <w:rPr>
            <w:rFonts w:ascii="Times New Roman" w:hAnsi="Times New Roman" w:cs="Times New Roman"/>
            <w:b w:val="0"/>
            <w:noProof/>
            <w:color w:val="auto"/>
            <w:sz w:val="22"/>
            <w:szCs w:val="22"/>
          </w:rPr>
          <w:t>7</w:t>
        </w:r>
      </w:hyperlink>
      <w:r w:rsidR="0096243D">
        <w:rPr>
          <w:rFonts w:ascii="Times New Roman" w:hAnsi="Times New Roman" w:cs="Times New Roman"/>
          <w:b w:val="0"/>
          <w:noProof/>
          <w:color w:val="auto"/>
          <w:sz w:val="22"/>
          <w:szCs w:val="22"/>
        </w:rPr>
        <w:t>)</w:t>
      </w:r>
      <w:r w:rsidR="00C019D2" w:rsidRPr="00F65FB1">
        <w:rPr>
          <w:rFonts w:ascii="Times New Roman" w:hAnsi="Times New Roman" w:cs="Times New Roman"/>
          <w:b w:val="0"/>
          <w:color w:val="auto"/>
          <w:sz w:val="22"/>
          <w:szCs w:val="22"/>
        </w:rPr>
        <w:fldChar w:fldCharType="end"/>
      </w:r>
      <w:r w:rsidRPr="00F65FB1">
        <w:rPr>
          <w:rFonts w:ascii="Times New Roman" w:hAnsi="Times New Roman" w:cs="Times New Roman"/>
          <w:b w:val="0"/>
          <w:color w:val="auto"/>
          <w:sz w:val="22"/>
          <w:szCs w:val="22"/>
        </w:rPr>
        <w:t>.</w:t>
      </w:r>
      <w:bookmarkEnd w:id="200"/>
    </w:p>
    <w:p w:rsidR="00FD259A" w:rsidRPr="00F96BC8" w:rsidRDefault="00FD259A" w:rsidP="00F96BC8">
      <w:pPr>
        <w:spacing w:after="120"/>
        <w:jc w:val="both"/>
        <w:rPr>
          <w:rFonts w:ascii="Times New Roman" w:hAnsi="Times New Roman" w:cs="Times New Roman"/>
        </w:rPr>
      </w:pPr>
    </w:p>
    <w:p w:rsidR="00FD259A" w:rsidRPr="00F96BC8" w:rsidRDefault="00FD259A" w:rsidP="001358D4">
      <w:pPr>
        <w:keepNext/>
        <w:spacing w:after="120"/>
        <w:jc w:val="center"/>
        <w:rPr>
          <w:rFonts w:ascii="Times New Roman" w:hAnsi="Times New Roman" w:cs="Times New Roman"/>
        </w:rPr>
      </w:pPr>
      <w:r w:rsidRPr="00F96BC8">
        <w:rPr>
          <w:rFonts w:ascii="Times New Roman" w:hAnsi="Times New Roman" w:cs="Times New Roman"/>
          <w:noProof/>
        </w:rPr>
        <w:drawing>
          <wp:inline distT="0" distB="0" distL="0" distR="0" wp14:anchorId="188217D0" wp14:editId="51D84F04">
            <wp:extent cx="5181600" cy="242937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9083" cy="2432880"/>
                    </a:xfrm>
                    <a:prstGeom prst="rect">
                      <a:avLst/>
                    </a:prstGeom>
                    <a:noFill/>
                    <a:ln>
                      <a:noFill/>
                    </a:ln>
                  </pic:spPr>
                </pic:pic>
              </a:graphicData>
            </a:graphic>
          </wp:inline>
        </w:drawing>
      </w:r>
    </w:p>
    <w:p w:rsidR="00CD5D88" w:rsidRPr="00EA0D05" w:rsidRDefault="00FD259A" w:rsidP="00EA741E">
      <w:pPr>
        <w:pStyle w:val="Caption"/>
        <w:spacing w:after="240"/>
        <w:jc w:val="center"/>
        <w:rPr>
          <w:rFonts w:ascii="Times New Roman" w:hAnsi="Times New Roman" w:cs="Times New Roman"/>
          <w:b w:val="0"/>
          <w:color w:val="auto"/>
          <w:sz w:val="22"/>
          <w:szCs w:val="22"/>
        </w:rPr>
      </w:pPr>
      <w:bookmarkStart w:id="203" w:name="_Toc401785236"/>
      <w:proofErr w:type="gramStart"/>
      <w:r w:rsidRPr="00EA0D05">
        <w:rPr>
          <w:rFonts w:ascii="Times New Roman" w:hAnsi="Times New Roman" w:cs="Times New Roman"/>
          <w:b w:val="0"/>
          <w:color w:val="auto"/>
          <w:sz w:val="22"/>
          <w:szCs w:val="22"/>
        </w:rPr>
        <w:t xml:space="preserve">Figure </w:t>
      </w:r>
      <w:r w:rsidR="00C019D2" w:rsidRPr="00EA0D05">
        <w:rPr>
          <w:rFonts w:ascii="Times New Roman" w:hAnsi="Times New Roman" w:cs="Times New Roman"/>
          <w:b w:val="0"/>
          <w:color w:val="auto"/>
          <w:sz w:val="22"/>
          <w:szCs w:val="22"/>
        </w:rPr>
        <w:fldChar w:fldCharType="begin"/>
      </w:r>
      <w:r w:rsidR="003047C1" w:rsidRPr="00EA0D05">
        <w:rPr>
          <w:rFonts w:ascii="Times New Roman" w:hAnsi="Times New Roman" w:cs="Times New Roman"/>
          <w:b w:val="0"/>
          <w:color w:val="auto"/>
          <w:sz w:val="22"/>
          <w:szCs w:val="22"/>
        </w:rPr>
        <w:instrText xml:space="preserve"> SEQ Figure \* ARABIC </w:instrText>
      </w:r>
      <w:r w:rsidR="00C019D2" w:rsidRPr="00EA0D05">
        <w:rPr>
          <w:rFonts w:ascii="Times New Roman" w:hAnsi="Times New Roman" w:cs="Times New Roman"/>
          <w:b w:val="0"/>
          <w:color w:val="auto"/>
          <w:sz w:val="22"/>
          <w:szCs w:val="22"/>
        </w:rPr>
        <w:fldChar w:fldCharType="separate"/>
      </w:r>
      <w:ins w:id="204" w:author="Lahiru" w:date="2015-04-10T23:24:00Z">
        <w:r w:rsidR="00AE396D">
          <w:rPr>
            <w:rFonts w:ascii="Times New Roman" w:hAnsi="Times New Roman" w:cs="Times New Roman"/>
            <w:b w:val="0"/>
            <w:noProof/>
            <w:color w:val="auto"/>
            <w:sz w:val="22"/>
            <w:szCs w:val="22"/>
          </w:rPr>
          <w:t>7</w:t>
        </w:r>
      </w:ins>
      <w:del w:id="205" w:author="Lahiru" w:date="2015-04-10T23:24:00Z">
        <w:r w:rsidR="00242B71" w:rsidRPr="00EA0D05" w:rsidDel="00AE396D">
          <w:rPr>
            <w:rFonts w:ascii="Times New Roman" w:hAnsi="Times New Roman" w:cs="Times New Roman"/>
            <w:b w:val="0"/>
            <w:noProof/>
            <w:color w:val="auto"/>
            <w:sz w:val="22"/>
            <w:szCs w:val="22"/>
          </w:rPr>
          <w:delText>6</w:delText>
        </w:r>
      </w:del>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Overview of gene prioritization tool</w:t>
      </w:r>
      <w:r w:rsidR="00D04164" w:rsidRPr="00EA0D05">
        <w:rPr>
          <w:rFonts w:ascii="Times New Roman" w:hAnsi="Times New Roman" w:cs="Times New Roman"/>
          <w:b w:val="0"/>
          <w:color w:val="auto"/>
          <w:sz w:val="22"/>
          <w:szCs w:val="22"/>
        </w:rPr>
        <w:t>s</w:t>
      </w:r>
      <w:r w:rsidR="00C019D2" w:rsidRPr="00EA0D05">
        <w:rPr>
          <w:rFonts w:ascii="Times New Roman" w:hAnsi="Times New Roman" w:cs="Times New Roman"/>
          <w:b w:val="0"/>
          <w:color w:val="auto"/>
          <w:sz w:val="22"/>
          <w:szCs w:val="22"/>
        </w:rPr>
        <w:fldChar w:fldCharType="begin"/>
      </w:r>
      <w:r w:rsidR="0096243D">
        <w:rPr>
          <w:rFonts w:ascii="Times New Roman" w:hAnsi="Times New Roman" w:cs="Times New Roman"/>
          <w:b w:val="0"/>
          <w:color w:val="auto"/>
          <w:sz w:val="22"/>
          <w:szCs w:val="22"/>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C019D2" w:rsidRPr="00EA0D05">
        <w:rPr>
          <w:rFonts w:ascii="Times New Roman" w:hAnsi="Times New Roman" w:cs="Times New Roman"/>
          <w:b w:val="0"/>
          <w:color w:val="auto"/>
          <w:sz w:val="22"/>
          <w:szCs w:val="22"/>
        </w:rPr>
        <w:fldChar w:fldCharType="separate"/>
      </w:r>
      <w:r w:rsidR="0096243D">
        <w:rPr>
          <w:rFonts w:ascii="Times New Roman" w:hAnsi="Times New Roman" w:cs="Times New Roman"/>
          <w:b w:val="0"/>
          <w:noProof/>
          <w:color w:val="auto"/>
          <w:sz w:val="22"/>
          <w:szCs w:val="22"/>
        </w:rPr>
        <w:t>(</w:t>
      </w:r>
      <w:hyperlink w:anchor="_ENREF_5" w:tooltip="Tranchevent, 2010 #44" w:history="1">
        <w:r w:rsidR="00B051DA">
          <w:rPr>
            <w:rFonts w:ascii="Times New Roman" w:hAnsi="Times New Roman" w:cs="Times New Roman"/>
            <w:b w:val="0"/>
            <w:noProof/>
            <w:color w:val="auto"/>
            <w:sz w:val="22"/>
            <w:szCs w:val="22"/>
          </w:rPr>
          <w:t>5</w:t>
        </w:r>
      </w:hyperlink>
      <w:r w:rsidR="0096243D">
        <w:rPr>
          <w:rFonts w:ascii="Times New Roman" w:hAnsi="Times New Roman" w:cs="Times New Roman"/>
          <w:b w:val="0"/>
          <w:noProof/>
          <w:color w:val="auto"/>
          <w:sz w:val="22"/>
          <w:szCs w:val="22"/>
        </w:rPr>
        <w:t>)</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203"/>
    </w:p>
    <w:p w:rsidR="00FD259A" w:rsidRPr="00F96BC8" w:rsidRDefault="00CD5D88" w:rsidP="00F96BC8">
      <w:pPr>
        <w:pStyle w:val="Caption"/>
        <w:spacing w:after="120"/>
        <w:jc w:val="center"/>
        <w:rPr>
          <w:rFonts w:ascii="Times New Roman" w:hAnsi="Times New Roman" w:cs="Times New Roman"/>
          <w:sz w:val="22"/>
          <w:szCs w:val="22"/>
        </w:rPr>
      </w:pPr>
      <w:r w:rsidRPr="00F96BC8">
        <w:rPr>
          <w:rFonts w:ascii="Times New Roman" w:hAnsi="Times New Roman" w:cs="Times New Roman"/>
          <w:noProof/>
          <w:sz w:val="22"/>
          <w:szCs w:val="22"/>
        </w:rPr>
        <w:lastRenderedPageBreak/>
        <w:drawing>
          <wp:inline distT="0" distB="0" distL="0" distR="0" wp14:anchorId="725C3F17" wp14:editId="57ED521C">
            <wp:extent cx="4667250" cy="247274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7326" cy="2472787"/>
                    </a:xfrm>
                    <a:prstGeom prst="rect">
                      <a:avLst/>
                    </a:prstGeom>
                  </pic:spPr>
                </pic:pic>
              </a:graphicData>
            </a:graphic>
          </wp:inline>
        </w:drawing>
      </w:r>
    </w:p>
    <w:p w:rsidR="009407E6" w:rsidRPr="00EA0D05" w:rsidRDefault="00CD64DF" w:rsidP="00EA741E">
      <w:pPr>
        <w:pStyle w:val="Caption"/>
        <w:keepNext/>
        <w:spacing w:after="240"/>
        <w:ind w:left="1080"/>
        <w:jc w:val="center"/>
        <w:rPr>
          <w:rFonts w:ascii="Times New Roman" w:hAnsi="Times New Roman" w:cs="Times New Roman"/>
          <w:b w:val="0"/>
          <w:color w:val="auto"/>
          <w:sz w:val="22"/>
          <w:szCs w:val="22"/>
        </w:rPr>
      </w:pPr>
      <w:bookmarkStart w:id="206" w:name="_Toc401785225"/>
      <w:proofErr w:type="gramStart"/>
      <w:r w:rsidRPr="00EA0D05">
        <w:rPr>
          <w:rFonts w:ascii="Times New Roman" w:hAnsi="Times New Roman" w:cs="Times New Roman"/>
          <w:b w:val="0"/>
          <w:color w:val="auto"/>
          <w:sz w:val="22"/>
          <w:szCs w:val="22"/>
        </w:rPr>
        <w:t xml:space="preserve">Table </w:t>
      </w:r>
      <w:r w:rsidR="00C019D2" w:rsidRPr="00EA0D05">
        <w:rPr>
          <w:rFonts w:ascii="Times New Roman" w:hAnsi="Times New Roman" w:cs="Times New Roman"/>
          <w:b w:val="0"/>
          <w:color w:val="auto"/>
          <w:sz w:val="22"/>
          <w:szCs w:val="22"/>
        </w:rPr>
        <w:fldChar w:fldCharType="begin"/>
      </w:r>
      <w:r w:rsidR="003047C1" w:rsidRPr="00EA0D05">
        <w:rPr>
          <w:rFonts w:ascii="Times New Roman" w:hAnsi="Times New Roman" w:cs="Times New Roman"/>
          <w:b w:val="0"/>
          <w:color w:val="auto"/>
          <w:sz w:val="22"/>
          <w:szCs w:val="22"/>
        </w:rPr>
        <w:instrText xml:space="preserve"> SEQ Table \* ARABIC </w:instrText>
      </w:r>
      <w:r w:rsidR="00C019D2" w:rsidRPr="00EA0D05">
        <w:rPr>
          <w:rFonts w:ascii="Times New Roman" w:hAnsi="Times New Roman" w:cs="Times New Roman"/>
          <w:b w:val="0"/>
          <w:color w:val="auto"/>
          <w:sz w:val="22"/>
          <w:szCs w:val="22"/>
        </w:rPr>
        <w:fldChar w:fldCharType="separate"/>
      </w:r>
      <w:r w:rsidR="00242B71" w:rsidRPr="00EA0D05">
        <w:rPr>
          <w:rFonts w:ascii="Times New Roman" w:hAnsi="Times New Roman" w:cs="Times New Roman"/>
          <w:b w:val="0"/>
          <w:color w:val="auto"/>
          <w:sz w:val="22"/>
          <w:szCs w:val="22"/>
        </w:rPr>
        <w:t>1</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Description of the inputs needed by the tools and the outputs produced by the tools</w:t>
      </w:r>
      <w:r w:rsidR="00C019D2" w:rsidRPr="00EA0D05">
        <w:rPr>
          <w:rFonts w:ascii="Times New Roman" w:hAnsi="Times New Roman" w:cs="Times New Roman"/>
          <w:b w:val="0"/>
          <w:color w:val="auto"/>
          <w:sz w:val="22"/>
          <w:szCs w:val="22"/>
        </w:rPr>
        <w:fldChar w:fldCharType="begin"/>
      </w:r>
      <w:r w:rsidR="0096243D">
        <w:rPr>
          <w:rFonts w:ascii="Times New Roman" w:hAnsi="Times New Roman" w:cs="Times New Roman"/>
          <w:b w:val="0"/>
          <w:color w:val="auto"/>
          <w:sz w:val="22"/>
          <w:szCs w:val="22"/>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C019D2" w:rsidRPr="00EA0D05">
        <w:rPr>
          <w:rFonts w:ascii="Times New Roman" w:hAnsi="Times New Roman" w:cs="Times New Roman"/>
          <w:b w:val="0"/>
          <w:color w:val="auto"/>
          <w:sz w:val="22"/>
          <w:szCs w:val="22"/>
        </w:rPr>
        <w:fldChar w:fldCharType="separate"/>
      </w:r>
      <w:r w:rsidR="0096243D">
        <w:rPr>
          <w:rFonts w:ascii="Times New Roman" w:hAnsi="Times New Roman" w:cs="Times New Roman"/>
          <w:b w:val="0"/>
          <w:noProof/>
          <w:color w:val="auto"/>
          <w:sz w:val="22"/>
          <w:szCs w:val="22"/>
        </w:rPr>
        <w:t>(</w:t>
      </w:r>
      <w:hyperlink w:anchor="_ENREF_5" w:tooltip="Tranchevent, 2010 #44" w:history="1">
        <w:r w:rsidR="00B051DA">
          <w:rPr>
            <w:rFonts w:ascii="Times New Roman" w:hAnsi="Times New Roman" w:cs="Times New Roman"/>
            <w:b w:val="0"/>
            <w:noProof/>
            <w:color w:val="auto"/>
            <w:sz w:val="22"/>
            <w:szCs w:val="22"/>
          </w:rPr>
          <w:t>5</w:t>
        </w:r>
      </w:hyperlink>
      <w:r w:rsidR="0096243D">
        <w:rPr>
          <w:rFonts w:ascii="Times New Roman" w:hAnsi="Times New Roman" w:cs="Times New Roman"/>
          <w:b w:val="0"/>
          <w:noProof/>
          <w:color w:val="auto"/>
          <w:sz w:val="22"/>
          <w:szCs w:val="22"/>
        </w:rPr>
        <w:t>)</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206"/>
    </w:p>
    <w:p w:rsidR="009407E6" w:rsidRPr="00F96BC8" w:rsidRDefault="00392BC3" w:rsidP="00F96BC8">
      <w:pPr>
        <w:spacing w:after="120"/>
        <w:jc w:val="both"/>
        <w:rPr>
          <w:rFonts w:ascii="Times New Roman" w:hAnsi="Times New Roman" w:cs="Times New Roman"/>
        </w:rPr>
      </w:pPr>
      <w:r w:rsidRPr="00F96BC8">
        <w:rPr>
          <w:rFonts w:ascii="Times New Roman" w:hAnsi="Times New Roman" w:cs="Times New Roman"/>
        </w:rPr>
        <w:t xml:space="preserve">According to </w:t>
      </w:r>
      <w:hyperlink w:anchor="_ENREF_7" w:tooltip="He, 2012 #4" w:history="1">
        <w:r w:rsidR="00B051DA" w:rsidRPr="00F96BC8">
          <w:rPr>
            <w:rFonts w:ascii="Times New Roman" w:hAnsi="Times New Roman" w:cs="Times New Roman"/>
          </w:rPr>
          <w:fldChar w:fldCharType="begin"/>
        </w:r>
        <w:r w:rsidR="00B051DA">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B051DA" w:rsidRPr="00F96BC8">
          <w:rPr>
            <w:rFonts w:ascii="Times New Roman" w:hAnsi="Times New Roman" w:cs="Times New Roman"/>
          </w:rPr>
          <w:fldChar w:fldCharType="separate"/>
        </w:r>
        <w:r w:rsidR="00B051DA">
          <w:rPr>
            <w:rFonts w:ascii="Times New Roman" w:hAnsi="Times New Roman" w:cs="Times New Roman"/>
            <w:noProof/>
          </w:rPr>
          <w:t>He and Jiang (7)</w:t>
        </w:r>
        <w:r w:rsidR="00B051DA" w:rsidRPr="00F96BC8">
          <w:rPr>
            <w:rFonts w:ascii="Times New Roman" w:hAnsi="Times New Roman" w:cs="Times New Roman"/>
          </w:rPr>
          <w:fldChar w:fldCharType="end"/>
        </w:r>
      </w:hyperlink>
      <w:r w:rsidR="009407E6" w:rsidRPr="00F96BC8">
        <w:rPr>
          <w:rFonts w:ascii="Times New Roman" w:hAnsi="Times New Roman" w:cs="Times New Roman"/>
        </w:rPr>
        <w:t xml:space="preserve"> result </w:t>
      </w:r>
      <w:r w:rsidRPr="00F96BC8">
        <w:rPr>
          <w:rFonts w:ascii="Times New Roman" w:hAnsi="Times New Roman" w:cs="Times New Roman"/>
        </w:rPr>
        <w:t>comparing</w:t>
      </w:r>
      <w:r w:rsidR="009407E6" w:rsidRPr="00F96BC8">
        <w:rPr>
          <w:rFonts w:ascii="Times New Roman" w:hAnsi="Times New Roman" w:cs="Times New Roman"/>
        </w:rPr>
        <w:t xml:space="preserve"> different algorithms such as Liner Regression, Random Forest and Support Vector Machine. </w:t>
      </w:r>
      <w:proofErr w:type="gramStart"/>
      <w:r w:rsidR="005A57DA" w:rsidRPr="00F96BC8">
        <w:rPr>
          <w:rFonts w:ascii="Times New Roman" w:hAnsi="Times New Roman" w:cs="Times New Roman"/>
        </w:rPr>
        <w:t>According to Table 2.</w:t>
      </w:r>
      <w:proofErr w:type="gramEnd"/>
      <w:r w:rsidR="009407E6" w:rsidRPr="00F96BC8">
        <w:rPr>
          <w:rFonts w:ascii="Times New Roman" w:hAnsi="Times New Roman" w:cs="Times New Roman"/>
        </w:rPr>
        <w:t xml:space="preserve"> result suggest the effectiveness of the proposed method in the prioritization candidate genes, according to Mean rank ratio (MRR) and Area under the ROC curve (AUC)  logistic regression and support vector machine can achieve higher performance than the random forest.</w:t>
      </w:r>
      <w:ins w:id="207" w:author="Lahiru" w:date="2015-04-11T00:51:00Z">
        <w:r w:rsidR="0096720C">
          <w:rPr>
            <w:rFonts w:ascii="Times New Roman" w:hAnsi="Times New Roman" w:cs="Times New Roman"/>
          </w:rPr>
          <w:t xml:space="preserve"> </w:t>
        </w:r>
      </w:ins>
      <w:hyperlink w:anchor="_ENREF_3" w:tooltip="Xie, 2012 #12" w:history="1">
        <w:r w:rsidR="00B051DA" w:rsidRPr="00F96BC8">
          <w:rPr>
            <w:rFonts w:ascii="Times New Roman" w:hAnsi="Times New Roman" w:cs="Times New Roman"/>
          </w:rPr>
          <w:fldChar w:fldCharType="begin"/>
        </w:r>
        <w:r w:rsidR="00B051DA">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B051DA" w:rsidRPr="00F96BC8">
          <w:rPr>
            <w:rFonts w:ascii="Times New Roman" w:hAnsi="Times New Roman" w:cs="Times New Roman"/>
          </w:rPr>
          <w:fldChar w:fldCharType="separate"/>
        </w:r>
        <w:r w:rsidR="00B051DA">
          <w:rPr>
            <w:rFonts w:ascii="Times New Roman" w:hAnsi="Times New Roman" w:cs="Times New Roman"/>
            <w:noProof/>
          </w:rPr>
          <w:t>Xie, Agam (3)</w:t>
        </w:r>
        <w:r w:rsidR="00B051DA" w:rsidRPr="00F96BC8">
          <w:rPr>
            <w:rFonts w:ascii="Times New Roman" w:hAnsi="Times New Roman" w:cs="Times New Roman"/>
          </w:rPr>
          <w:fldChar w:fldCharType="end"/>
        </w:r>
      </w:hyperlink>
      <w:proofErr w:type="gramStart"/>
      <w:r w:rsidR="002E33EE" w:rsidRPr="00F96BC8">
        <w:rPr>
          <w:rFonts w:ascii="Times New Roman" w:hAnsi="Times New Roman" w:cs="Times New Roman"/>
        </w:rPr>
        <w:t>also</w:t>
      </w:r>
      <w:proofErr w:type="gramEnd"/>
      <w:r w:rsidR="002E33EE" w:rsidRPr="00F96BC8">
        <w:rPr>
          <w:rFonts w:ascii="Times New Roman" w:hAnsi="Times New Roman" w:cs="Times New Roman"/>
        </w:rPr>
        <w:t xml:space="preserve"> agree support vector machine based gene prioritizing is preform significant average accuracy.</w:t>
      </w:r>
      <w:r w:rsidR="004B6D92" w:rsidRPr="00F96BC8">
        <w:rPr>
          <w:rFonts w:ascii="Times New Roman" w:hAnsi="Times New Roman" w:cs="Times New Roman"/>
        </w:rPr>
        <w:t xml:space="preserve"> Support vector machine is working on the unbalance training data set as well.</w:t>
      </w:r>
      <w:ins w:id="208" w:author="Lahiru" w:date="2015-04-11T00:51:00Z">
        <w:r w:rsidR="0096720C">
          <w:rPr>
            <w:rFonts w:ascii="Times New Roman" w:hAnsi="Times New Roman" w:cs="Times New Roman"/>
          </w:rPr>
          <w:t xml:space="preserve"> </w:t>
        </w:r>
      </w:ins>
      <w:hyperlink w:anchor="_ENREF_5" w:tooltip="Tranchevent, 2010 #44" w:history="1">
        <w:r w:rsidR="00B051DA" w:rsidRPr="00F96BC8">
          <w:rPr>
            <w:rFonts w:ascii="Times New Roman" w:hAnsi="Times New Roman" w:cs="Times New Roman"/>
          </w:rPr>
          <w:fldChar w:fldCharType="begin"/>
        </w:r>
        <w:r w:rsidR="00B051DA">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B051DA" w:rsidRPr="00F96BC8">
          <w:rPr>
            <w:rFonts w:ascii="Times New Roman" w:hAnsi="Times New Roman" w:cs="Times New Roman"/>
          </w:rPr>
          <w:fldChar w:fldCharType="separate"/>
        </w:r>
        <w:r w:rsidR="00B051DA">
          <w:rPr>
            <w:rFonts w:ascii="Times New Roman" w:hAnsi="Times New Roman" w:cs="Times New Roman"/>
            <w:noProof/>
          </w:rPr>
          <w:t>Tranchevent, Capdevila (5)</w:t>
        </w:r>
        <w:r w:rsidR="00B051DA" w:rsidRPr="00F96BC8">
          <w:rPr>
            <w:rFonts w:ascii="Times New Roman" w:hAnsi="Times New Roman" w:cs="Times New Roman"/>
          </w:rPr>
          <w:fldChar w:fldCharType="end"/>
        </w:r>
      </w:hyperlink>
      <w:del w:id="209" w:author="Medie" w:date="2015-04-09T17:54:00Z">
        <w:r w:rsidR="0017361B" w:rsidRPr="00F96BC8" w:rsidDel="00C16107">
          <w:rPr>
            <w:rFonts w:ascii="Times New Roman" w:hAnsi="Times New Roman" w:cs="Times New Roman"/>
          </w:rPr>
          <w:delText>comparison</w:delText>
        </w:r>
      </w:del>
      <w:ins w:id="210" w:author="Medie" w:date="2015-04-09T17:54:00Z">
        <w:r w:rsidR="00C16107" w:rsidRPr="00F96BC8">
          <w:rPr>
            <w:rFonts w:ascii="Times New Roman" w:hAnsi="Times New Roman" w:cs="Times New Roman"/>
          </w:rPr>
          <w:t>Comparison</w:t>
        </w:r>
      </w:ins>
      <w:r w:rsidR="0017361B" w:rsidRPr="00F96BC8">
        <w:rPr>
          <w:rFonts w:ascii="Times New Roman" w:hAnsi="Times New Roman" w:cs="Times New Roman"/>
        </w:rPr>
        <w:t xml:space="preserve"> study</w:t>
      </w:r>
      <w:ins w:id="211" w:author="Lahiru" w:date="2015-04-11T00:52:00Z">
        <w:r w:rsidR="0096720C">
          <w:rPr>
            <w:rFonts w:ascii="Times New Roman" w:hAnsi="Times New Roman" w:cs="Times New Roman"/>
          </w:rPr>
          <w:t xml:space="preserve"> is</w:t>
        </w:r>
      </w:ins>
      <w:r w:rsidR="0017361B" w:rsidRPr="00F96BC8">
        <w:rPr>
          <w:rFonts w:ascii="Times New Roman" w:hAnsi="Times New Roman" w:cs="Times New Roman"/>
        </w:rPr>
        <w:t xml:space="preserve"> about gene prioritizing tool that are available.</w:t>
      </w:r>
      <w:ins w:id="212" w:author="Lahiru" w:date="2015-04-11T00:52:00Z">
        <w:r w:rsidR="0096720C">
          <w:rPr>
            <w:rFonts w:ascii="Times New Roman" w:hAnsi="Times New Roman" w:cs="Times New Roman"/>
          </w:rPr>
          <w:t xml:space="preserve"> </w:t>
        </w:r>
      </w:ins>
      <w:r w:rsidR="002437F1" w:rsidRPr="00F96BC8">
        <w:rPr>
          <w:rFonts w:ascii="Times New Roman" w:hAnsi="Times New Roman" w:cs="Times New Roman"/>
        </w:rPr>
        <w:t>These tools</w:t>
      </w:r>
      <w:r w:rsidR="00BD2C97" w:rsidRPr="00F96BC8">
        <w:rPr>
          <w:rFonts w:ascii="Times New Roman" w:hAnsi="Times New Roman" w:cs="Times New Roman"/>
        </w:rPr>
        <w:t xml:space="preserve"> are following various type of input, data source used during the process of prioritization and the desired output.</w:t>
      </w:r>
      <w:r w:rsidR="008D6B3F" w:rsidRPr="00F96BC8">
        <w:rPr>
          <w:rFonts w:ascii="Times New Roman" w:hAnsi="Times New Roman" w:cs="Times New Roman"/>
        </w:rPr>
        <w:t xml:space="preserve"> Tis study recommends tool called G2D to find the relation to inherited disease a combination of data mining on biomedical databases and gene sequence </w:t>
      </w:r>
      <w:r w:rsidR="001A56BA" w:rsidRPr="00F96BC8">
        <w:rPr>
          <w:rFonts w:ascii="Times New Roman" w:hAnsi="Times New Roman" w:cs="Times New Roman"/>
        </w:rPr>
        <w:t xml:space="preserve">analysis </w:t>
      </w:r>
      <w:r w:rsidR="00C019D2" w:rsidRPr="00F96BC8">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&lt;EndNote&gt;&lt;Cite&gt;&lt;Author&gt;Perez-Iratxeta&lt;/Author&gt;&lt;Year&gt;2002&lt;/Year&gt;&lt;RecNum&gt;51&lt;/RecNum&gt;&lt;DisplayText&gt;(42)&lt;/DisplayText&gt;&lt;record&gt;&lt;rec-number&gt;51&lt;/rec-number&gt;&lt;foreign-keys&gt;&lt;key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00C019D2" w:rsidRPr="00F96BC8">
        <w:rPr>
          <w:rFonts w:ascii="Times New Roman" w:hAnsi="Times New Roman" w:cs="Times New Roman"/>
        </w:rPr>
        <w:fldChar w:fldCharType="separate"/>
      </w:r>
      <w:r w:rsidR="0096243D">
        <w:rPr>
          <w:rFonts w:ascii="Times New Roman" w:hAnsi="Times New Roman" w:cs="Times New Roman"/>
          <w:noProof/>
        </w:rPr>
        <w:t>(</w:t>
      </w:r>
      <w:hyperlink w:anchor="_ENREF_42" w:tooltip="Perez-Iratxeta, 2002 #51" w:history="1">
        <w:r w:rsidR="00B051DA">
          <w:rPr>
            <w:rFonts w:ascii="Times New Roman" w:hAnsi="Times New Roman" w:cs="Times New Roman"/>
            <w:noProof/>
          </w:rPr>
          <w:t>42</w:t>
        </w:r>
      </w:hyperlink>
      <w:r w:rsidR="0096243D">
        <w:rPr>
          <w:rFonts w:ascii="Times New Roman" w:hAnsi="Times New Roman" w:cs="Times New Roman"/>
          <w:noProof/>
        </w:rPr>
        <w:t>)</w:t>
      </w:r>
      <w:r w:rsidR="00C019D2" w:rsidRPr="00F96BC8">
        <w:rPr>
          <w:rFonts w:ascii="Times New Roman" w:hAnsi="Times New Roman" w:cs="Times New Roman"/>
        </w:rPr>
        <w:fldChar w:fldCharType="end"/>
      </w:r>
      <w:r w:rsidR="001A56BA" w:rsidRPr="00F96BC8">
        <w:rPr>
          <w:rFonts w:ascii="Times New Roman" w:hAnsi="Times New Roman" w:cs="Times New Roman"/>
        </w:rPr>
        <w:t xml:space="preserve">. </w:t>
      </w:r>
    </w:p>
    <w:p w:rsidR="009407E6" w:rsidRPr="00F96BC8" w:rsidRDefault="0097799E" w:rsidP="00F96BC8">
      <w:pPr>
        <w:spacing w:after="120"/>
        <w:jc w:val="center"/>
        <w:rPr>
          <w:rFonts w:ascii="Times New Roman" w:hAnsi="Times New Roman" w:cs="Times New Roman"/>
        </w:rPr>
      </w:pPr>
      <w:r w:rsidRPr="00F96BC8">
        <w:rPr>
          <w:rFonts w:ascii="Times New Roman" w:hAnsi="Times New Roman" w:cs="Times New Roman"/>
          <w:noProof/>
        </w:rPr>
        <w:drawing>
          <wp:inline distT="0" distB="0" distL="0" distR="0" wp14:anchorId="4673E6A5" wp14:editId="6764260D">
            <wp:extent cx="4772025" cy="939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0522" cy="946686"/>
                    </a:xfrm>
                    <a:prstGeom prst="rect">
                      <a:avLst/>
                    </a:prstGeom>
                  </pic:spPr>
                </pic:pic>
              </a:graphicData>
            </a:graphic>
          </wp:inline>
        </w:drawing>
      </w:r>
    </w:p>
    <w:p w:rsidR="006C2B30" w:rsidRPr="00EA0D05" w:rsidRDefault="0097799E" w:rsidP="00BB21A6">
      <w:pPr>
        <w:pStyle w:val="Caption"/>
        <w:keepNext/>
        <w:spacing w:after="240"/>
        <w:jc w:val="center"/>
        <w:rPr>
          <w:rFonts w:ascii="Times New Roman" w:hAnsi="Times New Roman" w:cs="Times New Roman"/>
          <w:b w:val="0"/>
          <w:color w:val="auto"/>
          <w:sz w:val="22"/>
          <w:szCs w:val="22"/>
        </w:rPr>
      </w:pPr>
      <w:bookmarkStart w:id="213" w:name="_Toc401785226"/>
      <w:proofErr w:type="gramStart"/>
      <w:r w:rsidRPr="00EA0D05">
        <w:rPr>
          <w:rFonts w:ascii="Times New Roman" w:hAnsi="Times New Roman" w:cs="Times New Roman"/>
          <w:b w:val="0"/>
          <w:color w:val="auto"/>
          <w:sz w:val="22"/>
          <w:szCs w:val="22"/>
        </w:rPr>
        <w:t xml:space="preserve">Table </w:t>
      </w:r>
      <w:r w:rsidR="00C019D2" w:rsidRPr="00EA0D05">
        <w:rPr>
          <w:rFonts w:ascii="Times New Roman" w:hAnsi="Times New Roman" w:cs="Times New Roman"/>
          <w:b w:val="0"/>
          <w:color w:val="auto"/>
          <w:sz w:val="22"/>
          <w:szCs w:val="22"/>
        </w:rPr>
        <w:fldChar w:fldCharType="begin"/>
      </w:r>
      <w:r w:rsidR="003047C1" w:rsidRPr="00EA0D05">
        <w:rPr>
          <w:rFonts w:ascii="Times New Roman" w:hAnsi="Times New Roman" w:cs="Times New Roman"/>
          <w:b w:val="0"/>
          <w:color w:val="auto"/>
          <w:sz w:val="22"/>
          <w:szCs w:val="22"/>
        </w:rPr>
        <w:instrText xml:space="preserve"> SEQ Table \* ARABIC </w:instrText>
      </w:r>
      <w:r w:rsidR="00C019D2" w:rsidRPr="00EA0D05">
        <w:rPr>
          <w:rFonts w:ascii="Times New Roman" w:hAnsi="Times New Roman" w:cs="Times New Roman"/>
          <w:b w:val="0"/>
          <w:color w:val="auto"/>
          <w:sz w:val="22"/>
          <w:szCs w:val="22"/>
        </w:rPr>
        <w:fldChar w:fldCharType="separate"/>
      </w:r>
      <w:r w:rsidR="00242B71" w:rsidRPr="00EA0D05">
        <w:rPr>
          <w:rFonts w:ascii="Times New Roman" w:hAnsi="Times New Roman" w:cs="Times New Roman"/>
          <w:b w:val="0"/>
          <w:color w:val="auto"/>
          <w:sz w:val="22"/>
          <w:szCs w:val="22"/>
        </w:rPr>
        <w:t>2</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Result of 10-fload cross validation experiments for prioritizing candidate genes </w:t>
      </w:r>
      <w:r w:rsidR="00C019D2" w:rsidRPr="00EA0D05">
        <w:rPr>
          <w:rFonts w:ascii="Times New Roman" w:hAnsi="Times New Roman" w:cs="Times New Roman"/>
          <w:b w:val="0"/>
          <w:color w:val="auto"/>
          <w:sz w:val="22"/>
          <w:szCs w:val="22"/>
        </w:rPr>
        <w:fldChar w:fldCharType="begin"/>
      </w:r>
      <w:r w:rsidR="0096243D">
        <w:rPr>
          <w:rFonts w:ascii="Times New Roman" w:hAnsi="Times New Roman" w:cs="Times New Roman"/>
          <w:b w:val="0"/>
          <w:color w:val="auto"/>
          <w:sz w:val="22"/>
          <w:szCs w:val="22"/>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C019D2" w:rsidRPr="00EA0D05">
        <w:rPr>
          <w:rFonts w:ascii="Times New Roman" w:hAnsi="Times New Roman" w:cs="Times New Roman"/>
          <w:b w:val="0"/>
          <w:color w:val="auto"/>
          <w:sz w:val="22"/>
          <w:szCs w:val="22"/>
        </w:rPr>
        <w:fldChar w:fldCharType="separate"/>
      </w:r>
      <w:r w:rsidR="0096243D">
        <w:rPr>
          <w:rFonts w:ascii="Times New Roman" w:hAnsi="Times New Roman" w:cs="Times New Roman"/>
          <w:b w:val="0"/>
          <w:noProof/>
          <w:color w:val="auto"/>
          <w:sz w:val="22"/>
          <w:szCs w:val="22"/>
        </w:rPr>
        <w:t>(</w:t>
      </w:r>
      <w:hyperlink w:anchor="_ENREF_7" w:tooltip="He, 2012 #4" w:history="1">
        <w:r w:rsidR="00B051DA">
          <w:rPr>
            <w:rFonts w:ascii="Times New Roman" w:hAnsi="Times New Roman" w:cs="Times New Roman"/>
            <w:b w:val="0"/>
            <w:noProof/>
            <w:color w:val="auto"/>
            <w:sz w:val="22"/>
            <w:szCs w:val="22"/>
          </w:rPr>
          <w:t>7</w:t>
        </w:r>
      </w:hyperlink>
      <w:r w:rsidR="0096243D">
        <w:rPr>
          <w:rFonts w:ascii="Times New Roman" w:hAnsi="Times New Roman" w:cs="Times New Roman"/>
          <w:b w:val="0"/>
          <w:noProof/>
          <w:color w:val="auto"/>
          <w:sz w:val="22"/>
          <w:szCs w:val="22"/>
        </w:rPr>
        <w:t>)</w:t>
      </w:r>
      <w:r w:rsidR="00C019D2"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213"/>
    </w:p>
    <w:p w:rsidR="00925F7F" w:rsidRPr="00F96BC8" w:rsidRDefault="00B051DA" w:rsidP="004C7871">
      <w:pPr>
        <w:spacing w:after="240"/>
        <w:jc w:val="both"/>
        <w:rPr>
          <w:rFonts w:ascii="Times New Roman" w:hAnsi="Times New Roman" w:cs="Times New Roman"/>
        </w:rPr>
      </w:pPr>
      <w:hyperlink w:anchor="_ENREF_3" w:tooltip="Xie, 2012 #12"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Xie, Agam (3)</w:t>
        </w:r>
        <w:r w:rsidRPr="00F96BC8">
          <w:rPr>
            <w:rFonts w:ascii="Times New Roman" w:hAnsi="Times New Roman" w:cs="Times New Roman"/>
          </w:rPr>
          <w:fldChar w:fldCharType="end"/>
        </w:r>
      </w:hyperlink>
      <w:r w:rsidR="00BB40B8" w:rsidRPr="00F96BC8">
        <w:rPr>
          <w:rFonts w:ascii="Times New Roman" w:hAnsi="Times New Roman" w:cs="Times New Roman"/>
        </w:rPr>
        <w:t xml:space="preserve"> and </w:t>
      </w:r>
      <w:hyperlink w:anchor="_ENREF_7" w:tooltip="He, 2012 #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rPr>
            <w:rFonts w:ascii="Times New Roman" w:hAnsi="Times New Roman" w:cs="Times New Roman"/>
          </w:rPr>
          <w:fldChar w:fldCharType="separate"/>
        </w:r>
        <w:r>
          <w:rPr>
            <w:rFonts w:ascii="Times New Roman" w:hAnsi="Times New Roman" w:cs="Times New Roman"/>
            <w:noProof/>
          </w:rPr>
          <w:t>He and Jiang (7)</w:t>
        </w:r>
        <w:r w:rsidRPr="00F96BC8">
          <w:rPr>
            <w:rFonts w:ascii="Times New Roman" w:hAnsi="Times New Roman" w:cs="Times New Roman"/>
          </w:rPr>
          <w:fldChar w:fldCharType="end"/>
        </w:r>
      </w:hyperlink>
      <w:r w:rsidR="00BB40B8" w:rsidRPr="00F96BC8">
        <w:rPr>
          <w:rFonts w:ascii="Times New Roman" w:hAnsi="Times New Roman" w:cs="Times New Roman"/>
        </w:rPr>
        <w:t xml:space="preserve"> both agreed with performance of the support vector machine to apply gene prioritizing process.</w:t>
      </w:r>
      <w:r w:rsidR="00A73202" w:rsidRPr="00F96BC8">
        <w:rPr>
          <w:rFonts w:ascii="Times New Roman" w:hAnsi="Times New Roman" w:cs="Times New Roman"/>
        </w:rPr>
        <w:t xml:space="preserve"> Also agreed with prioritization method and other method</w:t>
      </w:r>
      <w:r w:rsidR="002720A4" w:rsidRPr="00F96BC8">
        <w:rPr>
          <w:rFonts w:ascii="Times New Roman" w:hAnsi="Times New Roman" w:cs="Times New Roman"/>
        </w:rPr>
        <w:t>s</w:t>
      </w:r>
      <w:r w:rsidR="00A73202" w:rsidRPr="00F96BC8">
        <w:rPr>
          <w:rFonts w:ascii="Times New Roman" w:hAnsi="Times New Roman" w:cs="Times New Roman"/>
        </w:rPr>
        <w:t xml:space="preserve"> such as similarity profile of human disease analysis and enrichment based feature selection process</w:t>
      </w:r>
      <w:ins w:id="214" w:author="Lahiru" w:date="2015-04-11T00:52:00Z">
        <w:r w:rsidR="0096720C">
          <w:rPr>
            <w:rFonts w:ascii="Times New Roman" w:hAnsi="Times New Roman" w:cs="Times New Roman"/>
          </w:rPr>
          <w:t xml:space="preserve"> </w:t>
        </w:r>
      </w:ins>
      <w:r w:rsidR="001C4351" w:rsidRPr="00F96BC8">
        <w:rPr>
          <w:rFonts w:ascii="Times New Roman" w:hAnsi="Times New Roman" w:cs="Times New Roman"/>
        </w:rPr>
        <w:t>perform</w:t>
      </w:r>
      <w:r w:rsidR="000B4F2D" w:rsidRPr="00F96BC8">
        <w:rPr>
          <w:rFonts w:ascii="Times New Roman" w:hAnsi="Times New Roman" w:cs="Times New Roman"/>
        </w:rPr>
        <w:t xml:space="preserve"> well in </w:t>
      </w:r>
      <w:r w:rsidR="001C4351" w:rsidRPr="00F96BC8">
        <w:rPr>
          <w:rFonts w:ascii="Times New Roman" w:hAnsi="Times New Roman" w:cs="Times New Roman"/>
        </w:rPr>
        <w:t>identify</w:t>
      </w:r>
      <w:r w:rsidR="000B4F2D" w:rsidRPr="00F96BC8">
        <w:rPr>
          <w:rFonts w:ascii="Times New Roman" w:hAnsi="Times New Roman" w:cs="Times New Roman"/>
        </w:rPr>
        <w:t xml:space="preserve"> inherited disease</w:t>
      </w:r>
      <w:r w:rsidR="007D693A" w:rsidRPr="00F96BC8">
        <w:rPr>
          <w:rFonts w:ascii="Times New Roman" w:hAnsi="Times New Roman" w:cs="Times New Roman"/>
        </w:rPr>
        <w:t>s</w:t>
      </w:r>
      <w:r w:rsidR="000B4F2D" w:rsidRPr="00F96BC8">
        <w:rPr>
          <w:rFonts w:ascii="Times New Roman" w:hAnsi="Times New Roman" w:cs="Times New Roman"/>
        </w:rPr>
        <w:t>.</w:t>
      </w:r>
      <w:ins w:id="215" w:author="Lahiru" w:date="2015-04-11T00:52:00Z">
        <w:r w:rsidR="0096720C">
          <w:rPr>
            <w:rFonts w:ascii="Times New Roman" w:hAnsi="Times New Roman" w:cs="Times New Roman"/>
          </w:rPr>
          <w:t xml:space="preserve"> </w:t>
        </w:r>
      </w:ins>
      <w:hyperlink w:anchor="_ENREF_7" w:tooltip="He, 2012 #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rPr>
            <w:rFonts w:ascii="Times New Roman" w:hAnsi="Times New Roman" w:cs="Times New Roman"/>
          </w:rPr>
          <w:fldChar w:fldCharType="separate"/>
        </w:r>
        <w:r>
          <w:rPr>
            <w:rFonts w:ascii="Times New Roman" w:hAnsi="Times New Roman" w:cs="Times New Roman"/>
            <w:noProof/>
          </w:rPr>
          <w:t>He and Jiang (7)</w:t>
        </w:r>
        <w:r w:rsidRPr="00F96BC8">
          <w:rPr>
            <w:rFonts w:ascii="Times New Roman" w:hAnsi="Times New Roman" w:cs="Times New Roman"/>
          </w:rPr>
          <w:fldChar w:fldCharType="end"/>
        </w:r>
      </w:hyperlink>
      <w:proofErr w:type="gramStart"/>
      <w:ins w:id="216" w:author="Medie" w:date="2015-04-09T17:54:00Z">
        <w:r w:rsidR="00C16107">
          <w:rPr>
            <w:rFonts w:ascii="Times New Roman" w:hAnsi="Times New Roman" w:cs="Times New Roman"/>
          </w:rPr>
          <w:t>suggest</w:t>
        </w:r>
      </w:ins>
      <w:proofErr w:type="gramEnd"/>
      <w:del w:id="217" w:author="Medie" w:date="2015-04-09T17:54:00Z">
        <w:r w:rsidR="00677A7B" w:rsidRPr="00F96BC8" w:rsidDel="00C16107">
          <w:rPr>
            <w:rFonts w:ascii="Times New Roman" w:hAnsi="Times New Roman" w:cs="Times New Roman"/>
          </w:rPr>
          <w:delText>believes</w:delText>
        </w:r>
      </w:del>
      <w:r w:rsidR="00677A7B" w:rsidRPr="00F96BC8">
        <w:rPr>
          <w:rFonts w:ascii="Times New Roman" w:hAnsi="Times New Roman" w:cs="Times New Roman"/>
        </w:rPr>
        <w:t xml:space="preserve"> feature selection method</w:t>
      </w:r>
      <w:r w:rsidR="00CA46B3" w:rsidRPr="00F96BC8">
        <w:rPr>
          <w:rFonts w:ascii="Times New Roman" w:hAnsi="Times New Roman" w:cs="Times New Roman"/>
        </w:rPr>
        <w:t xml:space="preserve"> and integrating more data sources</w:t>
      </w:r>
      <w:r w:rsidR="00677A7B" w:rsidRPr="00F96BC8">
        <w:rPr>
          <w:rFonts w:ascii="Times New Roman" w:hAnsi="Times New Roman" w:cs="Times New Roman"/>
        </w:rPr>
        <w:t xml:space="preserve"> uses with proposed solution can build a better prediction ability. </w:t>
      </w:r>
      <w:hyperlink w:anchor="_ENREF_5" w:tooltip="Tranchevent, 2010 #44" w:history="1">
        <w:r w:rsidRPr="00F96BC8">
          <w:rPr>
            <w:rFonts w:ascii="Times New Roman" w:hAnsi="Times New Roman" w:cs="Times New Roman"/>
          </w:rPr>
          <w:fldChar w:fldCharType="begin"/>
        </w:r>
        <w:r>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F96BC8">
          <w:rPr>
            <w:rFonts w:ascii="Times New Roman" w:hAnsi="Times New Roman" w:cs="Times New Roman"/>
          </w:rPr>
          <w:fldChar w:fldCharType="separate"/>
        </w:r>
        <w:r>
          <w:rPr>
            <w:rFonts w:ascii="Times New Roman" w:hAnsi="Times New Roman" w:cs="Times New Roman"/>
            <w:noProof/>
          </w:rPr>
          <w:t>Tranchevent, Capdevila (5)</w:t>
        </w:r>
        <w:r w:rsidRPr="00F96BC8">
          <w:rPr>
            <w:rFonts w:ascii="Times New Roman" w:hAnsi="Times New Roman" w:cs="Times New Roman"/>
          </w:rPr>
          <w:fldChar w:fldCharType="end"/>
        </w:r>
      </w:hyperlink>
      <w:ins w:id="218" w:author="Lahiru" w:date="2015-04-11T00:52:00Z">
        <w:r w:rsidR="0096720C">
          <w:rPr>
            <w:rFonts w:ascii="Times New Roman" w:hAnsi="Times New Roman" w:cs="Times New Roman"/>
          </w:rPr>
          <w:t xml:space="preserve"> </w:t>
        </w:r>
      </w:ins>
      <w:proofErr w:type="gramStart"/>
      <w:r w:rsidR="00F05446" w:rsidRPr="00F96BC8">
        <w:rPr>
          <w:rFonts w:ascii="Times New Roman" w:hAnsi="Times New Roman" w:cs="Times New Roman"/>
        </w:rPr>
        <w:t>comparison</w:t>
      </w:r>
      <w:proofErr w:type="gramEnd"/>
      <w:r w:rsidR="00F05446" w:rsidRPr="00F96BC8">
        <w:rPr>
          <w:rFonts w:ascii="Times New Roman" w:hAnsi="Times New Roman" w:cs="Times New Roman"/>
        </w:rPr>
        <w:t xml:space="preserve"> study is more important to classify which tool is most relevant to research about gene prioritization areas such as identifies inherited diseases.</w:t>
      </w:r>
      <w:r w:rsidR="00510F5F" w:rsidRPr="00F96BC8">
        <w:rPr>
          <w:rFonts w:ascii="Times New Roman" w:hAnsi="Times New Roman" w:cs="Times New Roman"/>
        </w:rPr>
        <w:t xml:space="preserve"> Also help to identifies type of input, data source used </w:t>
      </w:r>
      <w:r w:rsidR="006772BB" w:rsidRPr="00F96BC8">
        <w:rPr>
          <w:rFonts w:ascii="Times New Roman" w:hAnsi="Times New Roman" w:cs="Times New Roman"/>
        </w:rPr>
        <w:t>during</w:t>
      </w:r>
      <w:r w:rsidR="00510F5F" w:rsidRPr="00F96BC8">
        <w:rPr>
          <w:rFonts w:ascii="Times New Roman" w:hAnsi="Times New Roman" w:cs="Times New Roman"/>
        </w:rPr>
        <w:t xml:space="preserve"> the process of prioritization and the desired output.</w:t>
      </w:r>
    </w:p>
    <w:p w:rsidR="00C77701" w:rsidRDefault="00715C06" w:rsidP="004C7871">
      <w:pPr>
        <w:pStyle w:val="Heading1"/>
        <w:numPr>
          <w:ilvl w:val="0"/>
          <w:numId w:val="9"/>
        </w:numPr>
        <w:spacing w:before="0" w:after="120"/>
        <w:jc w:val="both"/>
      </w:pPr>
      <w:bookmarkStart w:id="219" w:name="_Toc401785166"/>
      <w:bookmarkStart w:id="220" w:name="_Toc401788360"/>
      <w:r>
        <w:lastRenderedPageBreak/>
        <w:t>Protein – Protein</w:t>
      </w:r>
      <w:r w:rsidR="005119A6">
        <w:t xml:space="preserve"> interaction</w:t>
      </w:r>
      <w:r>
        <w:t xml:space="preserve"> network and inherited disease</w:t>
      </w:r>
      <w:bookmarkEnd w:id="219"/>
      <w:bookmarkEnd w:id="220"/>
    </w:p>
    <w:p w:rsidR="003D4AA5" w:rsidRPr="004C7871" w:rsidRDefault="00B051DA" w:rsidP="004C7871">
      <w:pPr>
        <w:jc w:val="both"/>
        <w:rPr>
          <w:rFonts w:ascii="Times New Roman" w:hAnsi="Times New Roman" w:cs="Times New Roman"/>
        </w:rPr>
      </w:pPr>
      <w:hyperlink w:anchor="_ENREF_6" w:tooltip="Xu, 2006 #16" w:history="1">
        <w:r w:rsidRPr="004C7871">
          <w:rPr>
            <w:rFonts w:ascii="Times New Roman" w:hAnsi="Times New Roman" w:cs="Times New Roman"/>
          </w:rPr>
          <w:fldChar w:fldCharType="begin"/>
        </w:r>
        <w:r>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rPr>
            <w:rFonts w:ascii="Times New Roman" w:hAnsi="Times New Roman" w:cs="Times New Roman"/>
          </w:rPr>
          <w:fldChar w:fldCharType="separate"/>
        </w:r>
        <w:r>
          <w:rPr>
            <w:rFonts w:ascii="Times New Roman" w:hAnsi="Times New Roman" w:cs="Times New Roman"/>
            <w:noProof/>
          </w:rPr>
          <w:t>Xu and Li (6)</w:t>
        </w:r>
        <w:r w:rsidRPr="004C7871">
          <w:rPr>
            <w:rFonts w:ascii="Times New Roman" w:hAnsi="Times New Roman" w:cs="Times New Roman"/>
          </w:rPr>
          <w:fldChar w:fldCharType="end"/>
        </w:r>
      </w:hyperlink>
      <w:del w:id="221" w:author="Medie" w:date="2015-04-09T17:54:00Z">
        <w:r w:rsidR="00F72BAD" w:rsidRPr="004C7871" w:rsidDel="00C16107">
          <w:rPr>
            <w:rFonts w:ascii="Times New Roman" w:hAnsi="Times New Roman" w:cs="Times New Roman"/>
          </w:rPr>
          <w:delText>believes</w:delText>
        </w:r>
      </w:del>
      <w:ins w:id="222" w:author="Lahiru" w:date="2015-04-11T00:52:00Z">
        <w:r w:rsidR="0096720C">
          <w:rPr>
            <w:rFonts w:ascii="Times New Roman" w:hAnsi="Times New Roman" w:cs="Times New Roman"/>
          </w:rPr>
          <w:t xml:space="preserve"> </w:t>
        </w:r>
        <w:proofErr w:type="gramStart"/>
        <w:r w:rsidR="0096720C">
          <w:rPr>
            <w:rFonts w:ascii="Times New Roman" w:hAnsi="Times New Roman" w:cs="Times New Roman"/>
          </w:rPr>
          <w:t>suggest</w:t>
        </w:r>
      </w:ins>
      <w:proofErr w:type="gramEnd"/>
      <w:del w:id="223" w:author="Medie" w:date="2015-04-09T17:54:00Z">
        <w:r w:rsidR="00F72BAD" w:rsidRPr="004C7871" w:rsidDel="00C16107">
          <w:rPr>
            <w:rFonts w:ascii="Times New Roman" w:hAnsi="Times New Roman" w:cs="Times New Roman"/>
          </w:rPr>
          <w:delText xml:space="preserve"> </w:delText>
        </w:r>
      </w:del>
      <w:ins w:id="224" w:author="Medie" w:date="2015-04-09T17:54:00Z">
        <w:r w:rsidR="00C16107">
          <w:rPr>
            <w:rFonts w:ascii="Times New Roman" w:hAnsi="Times New Roman" w:cs="Times New Roman"/>
          </w:rPr>
          <w:t xml:space="preserve"> </w:t>
        </w:r>
      </w:ins>
      <w:r w:rsidR="00F72BAD" w:rsidRPr="004C7871">
        <w:rPr>
          <w:rFonts w:ascii="Times New Roman" w:hAnsi="Times New Roman" w:cs="Times New Roman"/>
        </w:rPr>
        <w:t>the availability of human genome-wide protein-protein interaction (PPIs</w:t>
      </w:r>
      <w:del w:id="225" w:author="Medie" w:date="2015-04-09T17:54:00Z">
        <w:r w:rsidR="00F72BAD" w:rsidRPr="004C7871" w:rsidDel="00C16107">
          <w:rPr>
            <w:rFonts w:ascii="Times New Roman" w:hAnsi="Times New Roman" w:cs="Times New Roman"/>
          </w:rPr>
          <w:delText>)</w:delText>
        </w:r>
      </w:del>
      <w:r w:rsidR="00F72BAD" w:rsidRPr="004C7871">
        <w:rPr>
          <w:rFonts w:ascii="Times New Roman" w:hAnsi="Times New Roman" w:cs="Times New Roman"/>
        </w:rPr>
        <w:t xml:space="preserve"> open a path for discovering inherited disease genes by topological features in PPIs network.</w:t>
      </w:r>
      <w:hyperlink w:anchor="_ENREF_37" w:tooltip="Jingchun, 2008 #2" w:history="1">
        <w:r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4C7871">
          <w:rPr>
            <w:rFonts w:ascii="Times New Roman" w:hAnsi="Times New Roman" w:cs="Times New Roman"/>
          </w:rPr>
        </w:r>
        <w:r w:rsidRPr="004C7871">
          <w:rPr>
            <w:rFonts w:ascii="Times New Roman" w:hAnsi="Times New Roman" w:cs="Times New Roman"/>
          </w:rPr>
          <w:fldChar w:fldCharType="separate"/>
        </w:r>
        <w:r>
          <w:rPr>
            <w:rFonts w:ascii="Times New Roman" w:hAnsi="Times New Roman" w:cs="Times New Roman"/>
            <w:noProof/>
          </w:rPr>
          <w:t>Jingchun, Leng (37)</w:t>
        </w:r>
        <w:r w:rsidRPr="004C7871">
          <w:rPr>
            <w:rFonts w:ascii="Times New Roman" w:hAnsi="Times New Roman" w:cs="Times New Roman"/>
          </w:rPr>
          <w:fldChar w:fldCharType="end"/>
        </w:r>
      </w:hyperlink>
      <w:r w:rsidR="008F3C44" w:rsidRPr="004C7871">
        <w:rPr>
          <w:rFonts w:ascii="Times New Roman" w:hAnsi="Times New Roman" w:cs="Times New Roman"/>
        </w:rPr>
        <w:t xml:space="preserve"> agree to protein-protein interaction network useful to identify inherited diseases call</w:t>
      </w:r>
      <w:r w:rsidR="00C20F60" w:rsidRPr="004C7871">
        <w:rPr>
          <w:rFonts w:ascii="Times New Roman" w:hAnsi="Times New Roman" w:cs="Times New Roman"/>
        </w:rPr>
        <w:t>ed</w:t>
      </w:r>
      <w:r w:rsidR="008F3C44" w:rsidRPr="004C7871">
        <w:rPr>
          <w:rFonts w:ascii="Times New Roman" w:hAnsi="Times New Roman" w:cs="Times New Roman"/>
        </w:rPr>
        <w:t xml:space="preserve"> Schizophrenia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&lt;EndNote&gt;&lt;Cite&gt;&lt;Year&gt;2014&lt;/Year&gt;&lt;RecNum&gt;15&lt;/RecNum&gt;&lt;DisplayText&gt;(43)&lt;/DisplayText&gt;&lt;record&gt;&lt;rec-number&gt;15&lt;/rec-number&gt;&lt;foreign-keys&gt;&lt;key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43" w:tooltip=", 2014 #15" w:history="1">
        <w:r>
          <w:rPr>
            <w:rFonts w:ascii="Times New Roman" w:hAnsi="Times New Roman" w:cs="Times New Roman"/>
            <w:noProof/>
          </w:rPr>
          <w:t>43</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A658FB" w:rsidRPr="004C7871">
        <w:rPr>
          <w:rFonts w:ascii="Times New Roman" w:hAnsi="Times New Roman" w:cs="Times New Roman"/>
        </w:rPr>
        <w:t>.</w:t>
      </w:r>
      <w:r w:rsidR="009B681E" w:rsidRPr="004C7871">
        <w:rPr>
          <w:rFonts w:ascii="Times New Roman" w:hAnsi="Times New Roman" w:cs="Times New Roman"/>
        </w:rPr>
        <w:t xml:space="preserve"> Furthermore, studies of proteins and their interaction are important to understand their dynamic roles within a cell.</w:t>
      </w:r>
      <w:r w:rsidR="00480EB3" w:rsidRPr="004C7871">
        <w:rPr>
          <w:rFonts w:ascii="Times New Roman" w:hAnsi="Times New Roman" w:cs="Times New Roman"/>
        </w:rPr>
        <w:t xml:space="preserve"> Mapping the schizophrenia genes into the whole human interaction network and then extract their sub networks make clear on the cellular </w:t>
      </w:r>
      <w:r w:rsidR="00852298" w:rsidRPr="004C7871">
        <w:rPr>
          <w:rFonts w:ascii="Times New Roman" w:hAnsi="Times New Roman" w:cs="Times New Roman"/>
        </w:rPr>
        <w:t>mechanisms</w:t>
      </w:r>
      <w:r w:rsidR="00480EB3" w:rsidRPr="004C7871">
        <w:rPr>
          <w:rFonts w:ascii="Times New Roman" w:hAnsi="Times New Roman" w:cs="Times New Roman"/>
        </w:rPr>
        <w:t xml:space="preserve"> and biological processes related to the inherited disease.</w:t>
      </w:r>
      <w:ins w:id="226" w:author="Lahiru" w:date="2015-04-11T00:53:00Z">
        <w:r w:rsidR="0096720C">
          <w:rPr>
            <w:rFonts w:ascii="Times New Roman" w:hAnsi="Times New Roman" w:cs="Times New Roman"/>
          </w:rPr>
          <w:t xml:space="preserve"> </w:t>
        </w:r>
      </w:ins>
      <w:hyperlink w:anchor="_ENREF_6" w:tooltip="Xu, 2006 #16" w:history="1">
        <w:r w:rsidRPr="004C7871">
          <w:rPr>
            <w:rFonts w:ascii="Times New Roman" w:hAnsi="Times New Roman" w:cs="Times New Roman"/>
          </w:rPr>
          <w:fldChar w:fldCharType="begin"/>
        </w:r>
        <w:r>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rPr>
            <w:rFonts w:ascii="Times New Roman" w:hAnsi="Times New Roman" w:cs="Times New Roman"/>
          </w:rPr>
          <w:fldChar w:fldCharType="separate"/>
        </w:r>
        <w:r>
          <w:rPr>
            <w:rFonts w:ascii="Times New Roman" w:hAnsi="Times New Roman" w:cs="Times New Roman"/>
            <w:noProof/>
          </w:rPr>
          <w:t>Xu and Li (6)</w:t>
        </w:r>
        <w:r w:rsidRPr="004C7871">
          <w:rPr>
            <w:rFonts w:ascii="Times New Roman" w:hAnsi="Times New Roman" w:cs="Times New Roman"/>
          </w:rPr>
          <w:fldChar w:fldCharType="end"/>
        </w:r>
      </w:hyperlink>
      <w:ins w:id="227" w:author="Lahiru" w:date="2015-04-11T00:53:00Z">
        <w:r w:rsidR="0096720C">
          <w:rPr>
            <w:rFonts w:ascii="Times New Roman" w:hAnsi="Times New Roman" w:cs="Times New Roman"/>
          </w:rPr>
          <w:t xml:space="preserve"> </w:t>
        </w:r>
      </w:ins>
      <w:proofErr w:type="gramStart"/>
      <w:r w:rsidR="007B59CF" w:rsidRPr="004C7871">
        <w:rPr>
          <w:rFonts w:ascii="Times New Roman" w:hAnsi="Times New Roman" w:cs="Times New Roman"/>
        </w:rPr>
        <w:t>argues</w:t>
      </w:r>
      <w:proofErr w:type="gramEnd"/>
      <w:ins w:id="228" w:author="Medie" w:date="2015-04-09T17:54:00Z">
        <w:r w:rsidR="00C16107">
          <w:rPr>
            <w:rFonts w:ascii="Times New Roman" w:hAnsi="Times New Roman" w:cs="Times New Roman"/>
          </w:rPr>
          <w:t xml:space="preserve"> </w:t>
        </w:r>
      </w:ins>
      <w:r w:rsidR="00CB1862" w:rsidRPr="004C7871">
        <w:rPr>
          <w:rFonts w:ascii="Times New Roman" w:hAnsi="Times New Roman" w:cs="Times New Roman"/>
        </w:rPr>
        <w:t>“exploiting sequence based feature and found that for many of them there are significant differences between genes underlying human hereditary disease and those not known to be involved in diseases”</w:t>
      </w:r>
      <w:r w:rsidR="00AD60BC" w:rsidRPr="004C7871">
        <w:rPr>
          <w:rFonts w:ascii="Times New Roman" w:hAnsi="Times New Roman" w:cs="Times New Roman"/>
        </w:rPr>
        <w:t xml:space="preserve">. </w:t>
      </w:r>
      <w:r w:rsidR="00ED1345" w:rsidRPr="004C7871">
        <w:rPr>
          <w:rFonts w:ascii="Times New Roman" w:hAnsi="Times New Roman" w:cs="Times New Roman"/>
        </w:rPr>
        <w:t xml:space="preserve">“Associated with a human disease preferentially interacted with other disease-causing genes significantly indicating heritable disease-genes might share some topological features in the PPIs network, whereas the non-disease genes do not”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&lt;EndNote&gt;&lt;Cite&gt;&lt;Author&gt;Gandhi&lt;/Author&gt;&lt;Year&gt;2006&lt;/Year&gt;&lt;RecNum&gt;52&lt;/RecNum&gt;&lt;DisplayText&gt;(44)&lt;/DisplayText&gt;&lt;record&gt;&lt;rec-number&gt;52&lt;/rec-number&gt;&lt;foreign-keys&gt;&lt;key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44" w:tooltip="Gandhi, 2006 #52" w:history="1">
        <w:r>
          <w:rPr>
            <w:rFonts w:ascii="Times New Roman" w:hAnsi="Times New Roman" w:cs="Times New Roman"/>
            <w:noProof/>
          </w:rPr>
          <w:t>44</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112C25" w:rsidRPr="004C7871">
        <w:rPr>
          <w:rFonts w:ascii="Times New Roman" w:hAnsi="Times New Roman" w:cs="Times New Roman"/>
        </w:rPr>
        <w:t>.</w:t>
      </w:r>
    </w:p>
    <w:p w:rsidR="000A6E05" w:rsidRPr="004C7871" w:rsidRDefault="00B2177D" w:rsidP="004C7871">
      <w:pPr>
        <w:jc w:val="both"/>
        <w:rPr>
          <w:rFonts w:ascii="Times New Roman" w:hAnsi="Times New Roman" w:cs="Times New Roman"/>
          <w:noProof/>
        </w:rPr>
      </w:pPr>
      <w:r w:rsidRPr="004C7871">
        <w:rPr>
          <w:rFonts w:ascii="Times New Roman" w:hAnsi="Times New Roman" w:cs="Times New Roman"/>
        </w:rPr>
        <w:t>The proposed method steps are human PPIs dataset were downloading from Online Predicted Human Integration Database (OPID)</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&lt;EndNote&gt;&lt;Cite&gt;&lt;Author&gt;Brown&lt;/Author&gt;&lt;Year&gt;2005&lt;/Year&gt;&lt;RecNum&gt;53&lt;/RecNum&gt;&lt;DisplayText&gt;(45)&lt;/DisplayText&gt;&lt;record&gt;&lt;rec-number&gt;53&lt;/rec-number&gt;&lt;foreign-keys&gt;&lt;key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45" w:tooltip="Brown, 2005 #53" w:history="1">
        <w:r w:rsidR="00B051DA">
          <w:rPr>
            <w:rFonts w:ascii="Times New Roman" w:hAnsi="Times New Roman" w:cs="Times New Roman"/>
            <w:noProof/>
          </w:rPr>
          <w:t>45</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Pr="004C7871">
        <w:rPr>
          <w:rFonts w:ascii="Times New Roman" w:hAnsi="Times New Roman" w:cs="Times New Roman"/>
        </w:rPr>
        <w:t>,</w:t>
      </w:r>
      <w:r w:rsidR="008D1574" w:rsidRPr="004C7871">
        <w:rPr>
          <w:rFonts w:ascii="Times New Roman" w:hAnsi="Times New Roman" w:cs="Times New Roman"/>
        </w:rPr>
        <w:t xml:space="preserve">building training samples, </w:t>
      </w:r>
      <w:r w:rsidR="00F3726B" w:rsidRPr="004C7871">
        <w:rPr>
          <w:rFonts w:ascii="Times New Roman" w:hAnsi="Times New Roman" w:cs="Times New Roman"/>
        </w:rPr>
        <w:t>define feature</w:t>
      </w:r>
      <w:r w:rsidR="00BB7441" w:rsidRPr="004C7871">
        <w:rPr>
          <w:rFonts w:ascii="Times New Roman" w:hAnsi="Times New Roman" w:cs="Times New Roman"/>
        </w:rPr>
        <w:t>s</w:t>
      </w:r>
      <w:r w:rsidR="00F3726B" w:rsidRPr="004C7871">
        <w:rPr>
          <w:rFonts w:ascii="Times New Roman" w:hAnsi="Times New Roman" w:cs="Times New Roman"/>
        </w:rPr>
        <w:t xml:space="preserve"> set,</w:t>
      </w:r>
      <w:r w:rsidR="00D354F3" w:rsidRPr="004C7871">
        <w:rPr>
          <w:rFonts w:ascii="Times New Roman" w:hAnsi="Times New Roman" w:cs="Times New Roman"/>
        </w:rPr>
        <w:t xml:space="preserve"> classification algorithm and validation.</w:t>
      </w:r>
      <w:r w:rsidR="007A0679" w:rsidRPr="004C7871">
        <w:rPr>
          <w:rFonts w:ascii="Times New Roman" w:hAnsi="Times New Roman" w:cs="Times New Roman"/>
        </w:rPr>
        <w:t xml:space="preserve"> K-nearest neighbors (KNN)</w:t>
      </w:r>
      <w:r w:rsidR="00C62559" w:rsidRPr="004C7871">
        <w:rPr>
          <w:rFonts w:ascii="Times New Roman" w:hAnsi="Times New Roman" w:cs="Times New Roman"/>
        </w:rPr>
        <w:t xml:space="preserve"> algorithm used for classification.</w:t>
      </w:r>
      <w:r w:rsidR="00F36CF0" w:rsidRPr="004C7871">
        <w:rPr>
          <w:rFonts w:ascii="Times New Roman" w:hAnsi="Times New Roman" w:cs="Times New Roman"/>
        </w:rPr>
        <w:t xml:space="preserve"> The KNN algorithm is a simple but powerful non parametric classification algorithm</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&lt;EndNote&gt;&lt;Cite&gt;&lt;Author&gt;Franke&lt;/Author&gt;&lt;Year&gt;2006&lt;/Year&gt;&lt;RecNum&gt;54&lt;/RecNum&gt;&lt;DisplayText&gt;(46)&lt;/DisplayText&gt;&lt;record&gt;&lt;rec-number&gt;54&lt;/rec-number&gt;&lt;foreign-keys&gt;&lt;key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46" w:tooltip="Franke, 2006 #54" w:history="1">
        <w:r w:rsidR="00B051DA">
          <w:rPr>
            <w:rFonts w:ascii="Times New Roman" w:hAnsi="Times New Roman" w:cs="Times New Roman"/>
            <w:noProof/>
          </w:rPr>
          <w:t>46</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D84064" w:rsidRPr="004C7871">
        <w:rPr>
          <w:rFonts w:ascii="Times New Roman" w:hAnsi="Times New Roman" w:cs="Times New Roman"/>
        </w:rPr>
        <w:t>.</w:t>
      </w:r>
      <w:r w:rsidR="004A5550" w:rsidRPr="004C7871">
        <w:rPr>
          <w:rFonts w:ascii="Times New Roman" w:hAnsi="Times New Roman" w:cs="Times New Roman"/>
        </w:rPr>
        <w:t xml:space="preserve"> The performance of the KNN classifier shows in Figure.</w:t>
      </w:r>
      <w:ins w:id="229" w:author="Lahiru" w:date="2015-04-11T00:53:00Z">
        <w:r w:rsidR="0096720C">
          <w:rPr>
            <w:rFonts w:ascii="Times New Roman" w:hAnsi="Times New Roman" w:cs="Times New Roman"/>
          </w:rPr>
          <w:t xml:space="preserve"> </w:t>
        </w:r>
      </w:ins>
      <w:r w:rsidR="00BF46E1" w:rsidRPr="004C7871">
        <w:rPr>
          <w:rFonts w:ascii="Times New Roman" w:hAnsi="Times New Roman" w:cs="Times New Roman"/>
        </w:rPr>
        <w:t xml:space="preserve">According proposed method </w:t>
      </w:r>
      <w:r w:rsidR="008778FD" w:rsidRPr="004C7871">
        <w:rPr>
          <w:rFonts w:ascii="Times New Roman" w:hAnsi="Times New Roman" w:cs="Times New Roman"/>
        </w:rPr>
        <w:t>“</w:t>
      </w:r>
      <w:r w:rsidR="00BF46E1" w:rsidRPr="004C7871">
        <w:rPr>
          <w:rFonts w:ascii="Times New Roman" w:hAnsi="Times New Roman" w:cs="Times New Roman"/>
        </w:rPr>
        <w:t xml:space="preserve">if a gene shares more neighbors with </w:t>
      </w:r>
      <w:r w:rsidR="008778FD" w:rsidRPr="004C7871">
        <w:rPr>
          <w:rFonts w:ascii="Times New Roman" w:hAnsi="Times New Roman" w:cs="Times New Roman"/>
        </w:rPr>
        <w:t>known</w:t>
      </w:r>
      <w:r w:rsidR="00BF46E1" w:rsidRPr="004C7871">
        <w:rPr>
          <w:rFonts w:ascii="Times New Roman" w:hAnsi="Times New Roman" w:cs="Times New Roman"/>
        </w:rPr>
        <w:t xml:space="preserve"> hereditary disease-genes in the PPIs network is should be more likely be a disease-gene too</w:t>
      </w:r>
      <w:r w:rsidR="008778FD"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6" w:tooltip="Xu, 2006 #16" w:history="1">
        <w:r w:rsidR="00B051DA">
          <w:rPr>
            <w:rFonts w:ascii="Times New Roman" w:hAnsi="Times New Roman" w:cs="Times New Roman"/>
            <w:noProof/>
          </w:rPr>
          <w:t>6</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BF46E1" w:rsidRPr="004C7871">
        <w:rPr>
          <w:rFonts w:ascii="Times New Roman" w:hAnsi="Times New Roman" w:cs="Times New Roman"/>
        </w:rPr>
        <w:t>.</w:t>
      </w:r>
      <w:hyperlink w:anchor="_ENREF_37" w:tooltip="Jingchun, 2008 #2" w:history="1">
        <w:r w:rsidR="00B051DA"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051DA">
          <w:rPr>
            <w:rFonts w:ascii="Times New Roman" w:hAnsi="Times New Roman" w:cs="Times New Roman"/>
          </w:rPr>
          <w:instrText xml:space="preserve"> ADDIN EN.CITE </w:instrText>
        </w:r>
        <w:r w:rsidR="00B051DA">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051DA">
          <w:rPr>
            <w:rFonts w:ascii="Times New Roman" w:hAnsi="Times New Roman" w:cs="Times New Roman"/>
          </w:rPr>
          <w:instrText xml:space="preserve"> ADDIN EN.CITE.DATA </w:instrText>
        </w:r>
        <w:r w:rsidR="00B051DA">
          <w:rPr>
            <w:rFonts w:ascii="Times New Roman" w:hAnsi="Times New Roman" w:cs="Times New Roman"/>
          </w:rPr>
        </w:r>
        <w:r w:rsidR="00B051DA">
          <w:rPr>
            <w:rFonts w:ascii="Times New Roman" w:hAnsi="Times New Roman" w:cs="Times New Roman"/>
          </w:rPr>
          <w:fldChar w:fldCharType="end"/>
        </w:r>
        <w:r w:rsidR="00B051DA" w:rsidRPr="004C7871">
          <w:rPr>
            <w:rFonts w:ascii="Times New Roman" w:hAnsi="Times New Roman" w:cs="Times New Roman"/>
          </w:rPr>
        </w:r>
        <w:r w:rsidR="00B051DA" w:rsidRPr="004C7871">
          <w:rPr>
            <w:rFonts w:ascii="Times New Roman" w:hAnsi="Times New Roman" w:cs="Times New Roman"/>
          </w:rPr>
          <w:fldChar w:fldCharType="separate"/>
        </w:r>
        <w:r w:rsidR="00B051DA">
          <w:rPr>
            <w:rFonts w:ascii="Times New Roman" w:hAnsi="Times New Roman" w:cs="Times New Roman"/>
            <w:noProof/>
          </w:rPr>
          <w:t>Jingchun, Leng (37)</w:t>
        </w:r>
        <w:r w:rsidR="00B051DA" w:rsidRPr="004C7871">
          <w:rPr>
            <w:rFonts w:ascii="Times New Roman" w:hAnsi="Times New Roman" w:cs="Times New Roman"/>
          </w:rPr>
          <w:fldChar w:fldCharType="end"/>
        </w:r>
      </w:hyperlink>
      <w:r w:rsidR="00810608" w:rsidRPr="004C7871">
        <w:rPr>
          <w:rFonts w:ascii="Times New Roman" w:hAnsi="Times New Roman" w:cs="Times New Roman"/>
        </w:rPr>
        <w:t xml:space="preserve"> used the same method which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6" w:tooltip="Xu, 2006 #16" w:history="1">
        <w:r w:rsidR="00B051DA">
          <w:rPr>
            <w:rFonts w:ascii="Times New Roman" w:hAnsi="Times New Roman" w:cs="Times New Roman"/>
            <w:noProof/>
          </w:rPr>
          <w:t>6</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810608" w:rsidRPr="004C7871">
        <w:rPr>
          <w:rFonts w:ascii="Times New Roman" w:hAnsi="Times New Roman" w:cs="Times New Roman"/>
        </w:rPr>
        <w:t>proposed in their research.</w:t>
      </w:r>
      <w:ins w:id="230" w:author="Lahiru" w:date="2015-04-11T00:53:00Z">
        <w:r w:rsidR="0096720C">
          <w:rPr>
            <w:rFonts w:ascii="Times New Roman" w:hAnsi="Times New Roman" w:cs="Times New Roman"/>
          </w:rPr>
          <w:t xml:space="preserve"> </w:t>
        </w:r>
      </w:ins>
      <w:r w:rsidR="00A24039" w:rsidRPr="004C7871">
        <w:rPr>
          <w:rFonts w:ascii="Times New Roman" w:hAnsi="Times New Roman" w:cs="Times New Roman"/>
        </w:rPr>
        <w:t xml:space="preserve">According to KNN based approach, </w:t>
      </w:r>
      <w:hyperlink w:anchor="_ENREF_37" w:tooltip="Jingchun, 2008 #2" w:history="1">
        <w:r w:rsidR="00B051DA"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051DA">
          <w:rPr>
            <w:rFonts w:ascii="Times New Roman" w:hAnsi="Times New Roman" w:cs="Times New Roman"/>
          </w:rPr>
          <w:instrText xml:space="preserve"> ADDIN EN.CITE </w:instrText>
        </w:r>
        <w:r w:rsidR="00B051DA">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051DA">
          <w:rPr>
            <w:rFonts w:ascii="Times New Roman" w:hAnsi="Times New Roman" w:cs="Times New Roman"/>
          </w:rPr>
          <w:instrText xml:space="preserve"> ADDIN EN.CITE.DATA </w:instrText>
        </w:r>
        <w:r w:rsidR="00B051DA">
          <w:rPr>
            <w:rFonts w:ascii="Times New Roman" w:hAnsi="Times New Roman" w:cs="Times New Roman"/>
          </w:rPr>
        </w:r>
        <w:r w:rsidR="00B051DA">
          <w:rPr>
            <w:rFonts w:ascii="Times New Roman" w:hAnsi="Times New Roman" w:cs="Times New Roman"/>
          </w:rPr>
          <w:fldChar w:fldCharType="end"/>
        </w:r>
        <w:r w:rsidR="00B051DA" w:rsidRPr="004C7871">
          <w:rPr>
            <w:rFonts w:ascii="Times New Roman" w:hAnsi="Times New Roman" w:cs="Times New Roman"/>
          </w:rPr>
        </w:r>
        <w:r w:rsidR="00B051DA" w:rsidRPr="004C7871">
          <w:rPr>
            <w:rFonts w:ascii="Times New Roman" w:hAnsi="Times New Roman" w:cs="Times New Roman"/>
          </w:rPr>
          <w:fldChar w:fldCharType="separate"/>
        </w:r>
        <w:r w:rsidR="00B051DA">
          <w:rPr>
            <w:rFonts w:ascii="Times New Roman" w:hAnsi="Times New Roman" w:cs="Times New Roman"/>
            <w:noProof/>
          </w:rPr>
          <w:t>Jingchun, Leng (37)</w:t>
        </w:r>
        <w:r w:rsidR="00B051DA" w:rsidRPr="004C7871">
          <w:rPr>
            <w:rFonts w:ascii="Times New Roman" w:hAnsi="Times New Roman" w:cs="Times New Roman"/>
          </w:rPr>
          <w:fldChar w:fldCharType="end"/>
        </w:r>
      </w:hyperlink>
      <w:r w:rsidR="00A24039" w:rsidRPr="004C7871">
        <w:rPr>
          <w:rFonts w:ascii="Times New Roman" w:hAnsi="Times New Roman" w:cs="Times New Roman"/>
        </w:rPr>
        <w:t xml:space="preserve"> find the properties of schizophrenia gene in human protein-protein network.</w:t>
      </w:r>
    </w:p>
    <w:p w:rsidR="002459F3" w:rsidRPr="004C7871" w:rsidRDefault="000A6E05" w:rsidP="001358D4">
      <w:pPr>
        <w:jc w:val="center"/>
        <w:rPr>
          <w:rFonts w:ascii="Times New Roman" w:hAnsi="Times New Roman" w:cs="Times New Roman"/>
        </w:rPr>
      </w:pPr>
      <w:r w:rsidRPr="004C7871">
        <w:rPr>
          <w:rFonts w:ascii="Times New Roman" w:hAnsi="Times New Roman" w:cs="Times New Roman"/>
          <w:noProof/>
        </w:rPr>
        <w:drawing>
          <wp:inline distT="0" distB="0" distL="0" distR="0" wp14:anchorId="08149FF6" wp14:editId="1A494EAD">
            <wp:extent cx="4638675" cy="3190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4A5550" w:rsidRPr="001358D4" w:rsidRDefault="004A5550" w:rsidP="00EA741E">
      <w:pPr>
        <w:pStyle w:val="Caption"/>
        <w:spacing w:after="240"/>
        <w:jc w:val="center"/>
        <w:rPr>
          <w:rFonts w:ascii="Times New Roman" w:hAnsi="Times New Roman" w:cs="Times New Roman"/>
          <w:b w:val="0"/>
          <w:color w:val="auto"/>
          <w:sz w:val="22"/>
          <w:szCs w:val="22"/>
        </w:rPr>
      </w:pPr>
      <w:bookmarkStart w:id="231" w:name="_Toc401785237"/>
      <w:r w:rsidRPr="001358D4">
        <w:rPr>
          <w:rFonts w:ascii="Times New Roman" w:hAnsi="Times New Roman" w:cs="Times New Roman"/>
          <w:b w:val="0"/>
          <w:color w:val="auto"/>
          <w:sz w:val="22"/>
          <w:szCs w:val="22"/>
        </w:rPr>
        <w:t xml:space="preserve">Figure </w:t>
      </w:r>
      <w:r w:rsidR="00C019D2" w:rsidRPr="001358D4">
        <w:rPr>
          <w:rFonts w:ascii="Times New Roman" w:hAnsi="Times New Roman" w:cs="Times New Roman"/>
          <w:b w:val="0"/>
          <w:color w:val="auto"/>
          <w:sz w:val="22"/>
          <w:szCs w:val="22"/>
        </w:rPr>
        <w:fldChar w:fldCharType="begin"/>
      </w:r>
      <w:r w:rsidR="000C56D1" w:rsidRPr="001358D4">
        <w:rPr>
          <w:rFonts w:ascii="Times New Roman" w:hAnsi="Times New Roman" w:cs="Times New Roman"/>
          <w:b w:val="0"/>
          <w:color w:val="auto"/>
          <w:sz w:val="22"/>
          <w:szCs w:val="22"/>
        </w:rPr>
        <w:instrText xml:space="preserve"> SEQ Figure \* ARABIC </w:instrText>
      </w:r>
      <w:r w:rsidR="00C019D2" w:rsidRPr="001358D4">
        <w:rPr>
          <w:rFonts w:ascii="Times New Roman" w:hAnsi="Times New Roman" w:cs="Times New Roman"/>
          <w:b w:val="0"/>
          <w:color w:val="auto"/>
          <w:sz w:val="22"/>
          <w:szCs w:val="22"/>
        </w:rPr>
        <w:fldChar w:fldCharType="separate"/>
      </w:r>
      <w:ins w:id="232" w:author="Lahiru" w:date="2015-04-10T23:24:00Z">
        <w:r w:rsidR="00AE396D">
          <w:rPr>
            <w:rFonts w:ascii="Times New Roman" w:hAnsi="Times New Roman" w:cs="Times New Roman"/>
            <w:b w:val="0"/>
            <w:noProof/>
            <w:color w:val="auto"/>
            <w:sz w:val="22"/>
            <w:szCs w:val="22"/>
          </w:rPr>
          <w:t>8</w:t>
        </w:r>
      </w:ins>
      <w:del w:id="233" w:author="Lahiru" w:date="2015-04-10T23:24:00Z">
        <w:r w:rsidR="00242B71" w:rsidRPr="001358D4" w:rsidDel="00AE396D">
          <w:rPr>
            <w:rFonts w:ascii="Times New Roman" w:hAnsi="Times New Roman" w:cs="Times New Roman"/>
            <w:b w:val="0"/>
            <w:noProof/>
            <w:color w:val="auto"/>
            <w:sz w:val="22"/>
            <w:szCs w:val="22"/>
          </w:rPr>
          <w:delText>7</w:delText>
        </w:r>
      </w:del>
      <w:r w:rsidR="00C019D2" w:rsidRPr="001358D4">
        <w:rPr>
          <w:rFonts w:ascii="Times New Roman" w:hAnsi="Times New Roman" w:cs="Times New Roman"/>
          <w:b w:val="0"/>
          <w:noProof/>
          <w:color w:val="auto"/>
          <w:sz w:val="22"/>
          <w:szCs w:val="22"/>
        </w:rPr>
        <w:fldChar w:fldCharType="end"/>
      </w:r>
      <w:r w:rsidRPr="001358D4">
        <w:rPr>
          <w:rFonts w:ascii="Times New Roman" w:hAnsi="Times New Roman" w:cs="Times New Roman"/>
          <w:b w:val="0"/>
          <w:color w:val="auto"/>
          <w:sz w:val="22"/>
          <w:szCs w:val="22"/>
        </w:rPr>
        <w:t xml:space="preserve">.Performance of KNN classifier with adding new disease-genes </w:t>
      </w:r>
      <w:r w:rsidR="00C019D2" w:rsidRPr="001358D4">
        <w:rPr>
          <w:rFonts w:ascii="Times New Roman" w:hAnsi="Times New Roman" w:cs="Times New Roman"/>
          <w:b w:val="0"/>
          <w:color w:val="auto"/>
          <w:sz w:val="22"/>
          <w:szCs w:val="22"/>
        </w:rPr>
        <w:fldChar w:fldCharType="begin"/>
      </w:r>
      <w:r w:rsidR="0096243D">
        <w:rPr>
          <w:rFonts w:ascii="Times New Roman" w:hAnsi="Times New Roman" w:cs="Times New Roman"/>
          <w:b w:val="0"/>
          <w:color w:val="auto"/>
          <w:sz w:val="22"/>
          <w:szCs w:val="22"/>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1358D4">
        <w:rPr>
          <w:rFonts w:ascii="Times New Roman" w:hAnsi="Times New Roman" w:cs="Times New Roman"/>
          <w:b w:val="0"/>
          <w:color w:val="auto"/>
          <w:sz w:val="22"/>
          <w:szCs w:val="22"/>
        </w:rPr>
        <w:fldChar w:fldCharType="separate"/>
      </w:r>
      <w:r w:rsidR="0096243D">
        <w:rPr>
          <w:rFonts w:ascii="Times New Roman" w:hAnsi="Times New Roman" w:cs="Times New Roman"/>
          <w:b w:val="0"/>
          <w:noProof/>
          <w:color w:val="auto"/>
          <w:sz w:val="22"/>
          <w:szCs w:val="22"/>
        </w:rPr>
        <w:t>(</w:t>
      </w:r>
      <w:hyperlink w:anchor="_ENREF_6" w:tooltip="Xu, 2006 #16" w:history="1">
        <w:r w:rsidR="00B051DA">
          <w:rPr>
            <w:rFonts w:ascii="Times New Roman" w:hAnsi="Times New Roman" w:cs="Times New Roman"/>
            <w:b w:val="0"/>
            <w:noProof/>
            <w:color w:val="auto"/>
            <w:sz w:val="22"/>
            <w:szCs w:val="22"/>
          </w:rPr>
          <w:t>6</w:t>
        </w:r>
      </w:hyperlink>
      <w:r w:rsidR="0096243D">
        <w:rPr>
          <w:rFonts w:ascii="Times New Roman" w:hAnsi="Times New Roman" w:cs="Times New Roman"/>
          <w:b w:val="0"/>
          <w:noProof/>
          <w:color w:val="auto"/>
          <w:sz w:val="22"/>
          <w:szCs w:val="22"/>
        </w:rPr>
        <w:t>)</w:t>
      </w:r>
      <w:r w:rsidR="00C019D2" w:rsidRPr="001358D4">
        <w:rPr>
          <w:rFonts w:ascii="Times New Roman" w:hAnsi="Times New Roman" w:cs="Times New Roman"/>
          <w:b w:val="0"/>
          <w:color w:val="auto"/>
          <w:sz w:val="22"/>
          <w:szCs w:val="22"/>
        </w:rPr>
        <w:fldChar w:fldCharType="end"/>
      </w:r>
      <w:r w:rsidRPr="001358D4">
        <w:rPr>
          <w:rFonts w:ascii="Times New Roman" w:hAnsi="Times New Roman" w:cs="Times New Roman"/>
          <w:b w:val="0"/>
          <w:color w:val="auto"/>
          <w:sz w:val="22"/>
          <w:szCs w:val="22"/>
        </w:rPr>
        <w:t>.</w:t>
      </w:r>
      <w:bookmarkEnd w:id="231"/>
    </w:p>
    <w:p w:rsidR="0024618A" w:rsidRPr="004C7871" w:rsidRDefault="000A6E05" w:rsidP="00D67ED4">
      <w:pPr>
        <w:spacing w:after="240"/>
        <w:jc w:val="both"/>
        <w:rPr>
          <w:rFonts w:ascii="Times New Roman" w:hAnsi="Times New Roman" w:cs="Times New Roman"/>
        </w:rPr>
      </w:pPr>
      <w:commentRangeStart w:id="234"/>
      <w:r w:rsidRPr="004C7871">
        <w:rPr>
          <w:rFonts w:ascii="Times New Roman" w:hAnsi="Times New Roman" w:cs="Times New Roman"/>
        </w:rPr>
        <w:lastRenderedPageBreak/>
        <w:t xml:space="preserve">PPI network is mostly important for </w:t>
      </w:r>
      <w:r w:rsidR="00B30A69" w:rsidRPr="004C7871">
        <w:rPr>
          <w:rFonts w:ascii="Times New Roman" w:hAnsi="Times New Roman" w:cs="Times New Roman"/>
        </w:rPr>
        <w:t xml:space="preserve">identify </w:t>
      </w:r>
      <w:r w:rsidRPr="004C7871">
        <w:rPr>
          <w:rFonts w:ascii="Times New Roman" w:hAnsi="Times New Roman" w:cs="Times New Roman"/>
        </w:rPr>
        <w:t xml:space="preserve">heritable disease. </w:t>
      </w:r>
      <w:hyperlink w:anchor="_ENREF_37" w:tooltip="Jingchun, 2008 #2" w:history="1">
        <w:r w:rsidR="00B051DA"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051DA">
          <w:rPr>
            <w:rFonts w:ascii="Times New Roman" w:hAnsi="Times New Roman" w:cs="Times New Roman"/>
          </w:rPr>
          <w:instrText xml:space="preserve"> ADDIN EN.CITE </w:instrText>
        </w:r>
        <w:r w:rsidR="00B051DA">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ZW5nICgzNyk8L0Rpc3BsYXlUZXh0PjxyZWNvcmQ+PHJlYy1udW1iZXI+MjwvcmVjLW51bWJlcj48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051DA">
          <w:rPr>
            <w:rFonts w:ascii="Times New Roman" w:hAnsi="Times New Roman" w:cs="Times New Roman"/>
          </w:rPr>
          <w:instrText xml:space="preserve"> ADDIN EN.CITE.DATA </w:instrText>
        </w:r>
        <w:r w:rsidR="00B051DA">
          <w:rPr>
            <w:rFonts w:ascii="Times New Roman" w:hAnsi="Times New Roman" w:cs="Times New Roman"/>
          </w:rPr>
        </w:r>
        <w:r w:rsidR="00B051DA">
          <w:rPr>
            <w:rFonts w:ascii="Times New Roman" w:hAnsi="Times New Roman" w:cs="Times New Roman"/>
          </w:rPr>
          <w:fldChar w:fldCharType="end"/>
        </w:r>
        <w:r w:rsidR="00B051DA" w:rsidRPr="004C7871">
          <w:rPr>
            <w:rFonts w:ascii="Times New Roman" w:hAnsi="Times New Roman" w:cs="Times New Roman"/>
          </w:rPr>
        </w:r>
        <w:r w:rsidR="00B051DA" w:rsidRPr="004C7871">
          <w:rPr>
            <w:rFonts w:ascii="Times New Roman" w:hAnsi="Times New Roman" w:cs="Times New Roman"/>
          </w:rPr>
          <w:fldChar w:fldCharType="separate"/>
        </w:r>
        <w:r w:rsidR="00B051DA">
          <w:rPr>
            <w:rFonts w:ascii="Times New Roman" w:hAnsi="Times New Roman" w:cs="Times New Roman"/>
            <w:noProof/>
          </w:rPr>
          <w:t>Jingchun, Leng (37)</w:t>
        </w:r>
        <w:r w:rsidR="00B051DA" w:rsidRPr="004C7871">
          <w:rPr>
            <w:rFonts w:ascii="Times New Roman" w:hAnsi="Times New Roman" w:cs="Times New Roman"/>
          </w:rPr>
          <w:fldChar w:fldCharType="end"/>
        </w:r>
      </w:hyperlink>
      <w:r w:rsidR="00B30A69" w:rsidRPr="004C7871">
        <w:rPr>
          <w:rFonts w:ascii="Times New Roman" w:hAnsi="Times New Roman" w:cs="Times New Roman"/>
        </w:rPr>
        <w:t>used PPI network method for identify schizophrenia inherited diseases.</w:t>
      </w:r>
      <w:hyperlink w:anchor="_ENREF_6" w:tooltip="Xu, 2006 #16" w:history="1">
        <w:r w:rsidR="00B051DA" w:rsidRPr="004C7871">
          <w:rPr>
            <w:rFonts w:ascii="Times New Roman" w:hAnsi="Times New Roman" w:cs="Times New Roman"/>
          </w:rPr>
          <w:fldChar w:fldCharType="begin"/>
        </w:r>
        <w:r w:rsidR="00B051DA">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B051DA" w:rsidRPr="004C7871">
          <w:rPr>
            <w:rFonts w:ascii="Times New Roman" w:hAnsi="Times New Roman" w:cs="Times New Roman"/>
          </w:rPr>
          <w:fldChar w:fldCharType="separate"/>
        </w:r>
        <w:r w:rsidR="00B051DA">
          <w:rPr>
            <w:rFonts w:ascii="Times New Roman" w:hAnsi="Times New Roman" w:cs="Times New Roman"/>
            <w:noProof/>
          </w:rPr>
          <w:t>Xu and Li (6)</w:t>
        </w:r>
        <w:r w:rsidR="00B051DA" w:rsidRPr="004C7871">
          <w:rPr>
            <w:rFonts w:ascii="Times New Roman" w:hAnsi="Times New Roman" w:cs="Times New Roman"/>
          </w:rPr>
          <w:fldChar w:fldCharType="end"/>
        </w:r>
      </w:hyperlink>
      <w:ins w:id="235" w:author="Lahiru" w:date="2015-04-11T14:00:00Z">
        <w:r w:rsidR="00C10B6E">
          <w:rPr>
            <w:rFonts w:ascii="Times New Roman" w:hAnsi="Times New Roman" w:cs="Times New Roman"/>
          </w:rPr>
          <w:t xml:space="preserve"> </w:t>
        </w:r>
      </w:ins>
      <w:r w:rsidR="00225D17" w:rsidRPr="004C7871">
        <w:rPr>
          <w:rFonts w:ascii="Times New Roman" w:hAnsi="Times New Roman" w:cs="Times New Roman"/>
        </w:rPr>
        <w:t>“</w:t>
      </w:r>
      <w:proofErr w:type="gramStart"/>
      <w:r w:rsidR="00036FA0" w:rsidRPr="004C7871">
        <w:rPr>
          <w:rFonts w:ascii="Times New Roman" w:hAnsi="Times New Roman" w:cs="Times New Roman"/>
        </w:rPr>
        <w:t>proposed</w:t>
      </w:r>
      <w:proofErr w:type="gramEnd"/>
      <w:r w:rsidR="00036FA0" w:rsidRPr="004C7871">
        <w:rPr>
          <w:rFonts w:ascii="Times New Roman" w:hAnsi="Times New Roman" w:cs="Times New Roman"/>
        </w:rPr>
        <w:t xml:space="preserve"> a KNN based classifier to explicitly and directly exploit the recent PPIs data</w:t>
      </w:r>
      <w:r w:rsidR="00445C6A" w:rsidRPr="004C7871">
        <w:rPr>
          <w:rFonts w:ascii="Times New Roman" w:hAnsi="Times New Roman" w:cs="Times New Roman"/>
        </w:rPr>
        <w:t>”. This proposed method work with different human PPIs and achieved higher accuracy.</w:t>
      </w:r>
      <w:ins w:id="236" w:author="Lahiru" w:date="2015-04-11T14:00:00Z">
        <w:r w:rsidR="00C10B6E">
          <w:rPr>
            <w:rFonts w:ascii="Times New Roman" w:hAnsi="Times New Roman" w:cs="Times New Roman"/>
          </w:rPr>
          <w:t xml:space="preserve"> </w:t>
        </w:r>
      </w:ins>
      <w:r w:rsidR="00293970" w:rsidRPr="004C7871">
        <w:rPr>
          <w:rFonts w:ascii="Times New Roman" w:hAnsi="Times New Roman" w:cs="Times New Roman"/>
        </w:rPr>
        <w:t>“With increasing</w:t>
      </w:r>
      <w:ins w:id="237" w:author="Lahiru" w:date="2015-04-11T13:59:00Z">
        <w:r w:rsidR="00C10B6E">
          <w:rPr>
            <w:rFonts w:ascii="Times New Roman" w:hAnsi="Times New Roman" w:cs="Times New Roman"/>
          </w:rPr>
          <w:t xml:space="preserve"> </w:t>
        </w:r>
      </w:ins>
      <w:r w:rsidR="00293970" w:rsidRPr="004C7871">
        <w:rPr>
          <w:rFonts w:ascii="Times New Roman" w:hAnsi="Times New Roman" w:cs="Times New Roman"/>
        </w:rPr>
        <w:t>quantity</w:t>
      </w:r>
      <w:r w:rsidR="00D60C22" w:rsidRPr="004C7871">
        <w:rPr>
          <w:rFonts w:ascii="Times New Roman" w:hAnsi="Times New Roman" w:cs="Times New Roman"/>
        </w:rPr>
        <w:t xml:space="preserve"> and quality of human interaction and </w:t>
      </w:r>
      <w:r w:rsidR="00293970" w:rsidRPr="004C7871">
        <w:rPr>
          <w:rFonts w:ascii="Times New Roman" w:hAnsi="Times New Roman" w:cs="Times New Roman"/>
        </w:rPr>
        <w:t>phenotypic</w:t>
      </w:r>
      <w:r w:rsidR="00D60C22" w:rsidRPr="004C7871">
        <w:rPr>
          <w:rFonts w:ascii="Times New Roman" w:hAnsi="Times New Roman" w:cs="Times New Roman"/>
        </w:rPr>
        <w:t xml:space="preserve"> data, the </w:t>
      </w:r>
      <w:r w:rsidR="00293970" w:rsidRPr="004C7871">
        <w:rPr>
          <w:rFonts w:ascii="Times New Roman" w:hAnsi="Times New Roman" w:cs="Times New Roman"/>
        </w:rPr>
        <w:t>performance</w:t>
      </w:r>
      <w:r w:rsidR="00D60C22" w:rsidRPr="004C7871">
        <w:rPr>
          <w:rFonts w:ascii="Times New Roman" w:hAnsi="Times New Roman" w:cs="Times New Roman"/>
        </w:rPr>
        <w:t xml:space="preserve"> and utility of this </w:t>
      </w:r>
      <w:r w:rsidR="00293970" w:rsidRPr="004C7871">
        <w:rPr>
          <w:rFonts w:ascii="Times New Roman" w:hAnsi="Times New Roman" w:cs="Times New Roman"/>
        </w:rPr>
        <w:t>approach</w:t>
      </w:r>
      <w:r w:rsidR="00D60C22" w:rsidRPr="004C7871">
        <w:rPr>
          <w:rFonts w:ascii="Times New Roman" w:hAnsi="Times New Roman" w:cs="Times New Roman"/>
        </w:rPr>
        <w:t xml:space="preserve"> in facilitating </w:t>
      </w:r>
      <w:r w:rsidR="00293970" w:rsidRPr="004C7871">
        <w:rPr>
          <w:rFonts w:ascii="Times New Roman" w:hAnsi="Times New Roman" w:cs="Times New Roman"/>
        </w:rPr>
        <w:t>biologists</w:t>
      </w:r>
      <w:r w:rsidR="00D60C22" w:rsidRPr="004C7871">
        <w:rPr>
          <w:rFonts w:ascii="Times New Roman" w:hAnsi="Times New Roman" w:cs="Times New Roman"/>
        </w:rPr>
        <w:t xml:space="preserve"> to detect novel disease-genes should improve even further</w:t>
      </w:r>
      <w:r w:rsidR="00293970" w:rsidRPr="004C7871">
        <w:rPr>
          <w:rFonts w:ascii="Times New Roman" w:hAnsi="Times New Roman" w:cs="Times New Roman"/>
        </w:rPr>
        <w:t>”</w:t>
      </w:r>
      <w:r w:rsidR="00D60C22" w:rsidRPr="004C7871">
        <w:rPr>
          <w:rFonts w:ascii="Times New Roman" w:hAnsi="Times New Roman" w:cs="Times New Roman"/>
        </w:rPr>
        <w:t>.</w:t>
      </w:r>
      <w:commentRangeEnd w:id="234"/>
      <w:r w:rsidR="00C16107">
        <w:rPr>
          <w:rStyle w:val="CommentReference"/>
        </w:rPr>
        <w:commentReference w:id="234"/>
      </w:r>
      <w:ins w:id="238" w:author="Lahiru" w:date="2015-04-11T14:05:00Z">
        <w:r w:rsidR="00384B04">
          <w:rPr>
            <w:rFonts w:ascii="Times New Roman" w:hAnsi="Times New Roman" w:cs="Times New Roman"/>
          </w:rPr>
          <w:t xml:space="preserve"> </w:t>
        </w:r>
      </w:ins>
      <w:hyperlink w:anchor="_ENREF_47" w:tooltip="Suravajhala, 2012 #72" w:history="1">
        <w:r w:rsidR="00B051DA">
          <w:rPr>
            <w:rFonts w:ascii="Times New Roman" w:hAnsi="Times New Roman" w:cs="Times New Roman"/>
          </w:rPr>
          <w:fldChar w:fldCharType="begin"/>
        </w:r>
        <w:r w:rsidR="00B051DA">
          <w:rPr>
            <w:rFonts w:ascii="Times New Roman" w:hAnsi="Times New Roman" w:cs="Times New Roman"/>
          </w:rPr>
          <w:instrText xml:space="preserve"> ADDIN EN.CITE &lt;EndNote&gt;&lt;Cite AuthorYear="1"&gt;&lt;Author&gt;Suravajhala&lt;/Author&gt;&lt;Year&gt;2012&lt;/Year&gt;&lt;RecNum&gt;72&lt;/RecNum&gt;&lt;DisplayText&gt;Suravajhala and Sundararajan (47)&lt;/DisplayText&gt;&lt;record&gt;&lt;rec-number&gt;72&lt;/rec-number&gt;&lt;foreign-keys&gt;&lt;key app="EN" db-id="zae9a900bav0sqeav9qve5zpwevxrdzs59s5" timestamp="1428741224"&gt;72&lt;/key&gt;&lt;/foreign-keys&gt;&lt;ref-type name="Journal Article"&gt;17&lt;/ref-type&gt;&lt;contributors&gt;&lt;authors&gt;&lt;author&gt;Suravajhala, Prashanth&lt;/author&gt;&lt;author&gt;Sundararajan, Vijayaraghava Seshadri&lt;/author&gt;&lt;/authors&gt;&lt;/contributors&gt;&lt;titles&gt;&lt;title&gt;A classification scoring schema to validate protein interactors&lt;/title&gt;&lt;secondary-title&gt;Bioinformation&lt;/secondary-title&gt;&lt;/titles&gt;&lt;periodical&gt;&lt;full-title&gt;Bioinformation&lt;/full-title&gt;&lt;/periodical&gt;&lt;pages&gt;34&lt;/pages&gt;&lt;volume&gt;8&lt;/volume&gt;&lt;number&gt;1&lt;/number&gt;&lt;dates&gt;&lt;year&gt;2012&lt;/year&gt;&lt;/dates&gt;&lt;urls&gt;&lt;/urls&gt;&lt;/record&gt;&lt;/Cite&gt;&lt;/EndNote&gt;</w:instrText>
        </w:r>
        <w:r w:rsidR="00B051DA">
          <w:rPr>
            <w:rFonts w:ascii="Times New Roman" w:hAnsi="Times New Roman" w:cs="Times New Roman"/>
          </w:rPr>
          <w:fldChar w:fldCharType="separate"/>
        </w:r>
        <w:r w:rsidR="00B051DA">
          <w:rPr>
            <w:rFonts w:ascii="Times New Roman" w:hAnsi="Times New Roman" w:cs="Times New Roman"/>
            <w:noProof/>
          </w:rPr>
          <w:t>Suravajhala and Sundararajan (47)</w:t>
        </w:r>
        <w:r w:rsidR="00B051DA">
          <w:rPr>
            <w:rFonts w:ascii="Times New Roman" w:hAnsi="Times New Roman" w:cs="Times New Roman"/>
          </w:rPr>
          <w:fldChar w:fldCharType="end"/>
        </w:r>
      </w:hyperlink>
      <w:ins w:id="239" w:author="Lahiru" w:date="2015-04-11T14:06:00Z">
        <w:r w:rsidR="00384B04">
          <w:rPr>
            <w:rFonts w:ascii="Times New Roman" w:hAnsi="Times New Roman" w:cs="Times New Roman"/>
          </w:rPr>
          <w:t xml:space="preserve"> </w:t>
        </w:r>
      </w:ins>
      <w:proofErr w:type="gramStart"/>
      <w:ins w:id="240" w:author="Lahiru" w:date="2015-04-11T14:07:00Z">
        <w:r w:rsidR="00B051DA">
          <w:rPr>
            <w:rFonts w:ascii="Times New Roman" w:hAnsi="Times New Roman" w:cs="Times New Roman"/>
          </w:rPr>
          <w:t>propose</w:t>
        </w:r>
        <w:proofErr w:type="gramEnd"/>
        <w:r w:rsidR="00384B04">
          <w:rPr>
            <w:rFonts w:ascii="Times New Roman" w:hAnsi="Times New Roman" w:cs="Times New Roman"/>
          </w:rPr>
          <w:t xml:space="preserve"> a method to </w:t>
        </w:r>
      </w:ins>
      <w:ins w:id="241" w:author="Lahiru" w:date="2015-04-11T14:10:00Z">
        <w:r w:rsidR="00384B04">
          <w:rPr>
            <w:rFonts w:ascii="Times New Roman" w:hAnsi="Times New Roman" w:cs="Times New Roman"/>
          </w:rPr>
          <w:t>validate</w:t>
        </w:r>
      </w:ins>
      <w:ins w:id="242" w:author="Lahiru" w:date="2015-04-11T14:07:00Z">
        <w:r w:rsidR="00384B04">
          <w:rPr>
            <w:rFonts w:ascii="Times New Roman" w:hAnsi="Times New Roman" w:cs="Times New Roman"/>
          </w:rPr>
          <w:t xml:space="preserve"> the mapping between </w:t>
        </w:r>
      </w:ins>
      <w:ins w:id="243" w:author="Lahiru" w:date="2015-04-11T14:08:00Z">
        <w:r w:rsidR="00384B04">
          <w:rPr>
            <w:rFonts w:ascii="Times New Roman" w:hAnsi="Times New Roman" w:cs="Times New Roman"/>
          </w:rPr>
          <w:t>protein</w:t>
        </w:r>
      </w:ins>
      <w:ins w:id="244" w:author="Lahiru" w:date="2015-04-11T14:10:00Z">
        <w:r w:rsidR="008663CB">
          <w:rPr>
            <w:rFonts w:ascii="Times New Roman" w:hAnsi="Times New Roman" w:cs="Times New Roman"/>
          </w:rPr>
          <w:t>s</w:t>
        </w:r>
      </w:ins>
      <w:ins w:id="245" w:author="Lahiru" w:date="2015-04-11T14:08:00Z">
        <w:r w:rsidR="00384B04">
          <w:rPr>
            <w:rFonts w:ascii="Times New Roman" w:hAnsi="Times New Roman" w:cs="Times New Roman"/>
          </w:rPr>
          <w:t>.</w:t>
        </w:r>
      </w:ins>
      <w:ins w:id="246" w:author="Lahiru" w:date="2015-04-11T14:10:00Z">
        <w:r w:rsidR="008663CB">
          <w:rPr>
            <w:rFonts w:ascii="Times New Roman" w:hAnsi="Times New Roman" w:cs="Times New Roman"/>
          </w:rPr>
          <w:t xml:space="preserve"> They were introduced a six points </w:t>
        </w:r>
      </w:ins>
      <w:ins w:id="247" w:author="Lahiru" w:date="2015-04-11T14:11:00Z">
        <w:r w:rsidR="008663CB">
          <w:rPr>
            <w:rFonts w:ascii="Times New Roman" w:hAnsi="Times New Roman" w:cs="Times New Roman"/>
          </w:rPr>
          <w:t>classification model to calculate the Total Reliability Score (</w:t>
        </w:r>
      </w:ins>
      <w:ins w:id="248" w:author="Lahiru" w:date="2015-04-11T14:12:00Z">
        <w:r w:rsidR="008663CB">
          <w:rPr>
            <w:rFonts w:ascii="Times New Roman" w:hAnsi="Times New Roman" w:cs="Times New Roman"/>
          </w:rPr>
          <w:t>TRS</w:t>
        </w:r>
      </w:ins>
      <w:ins w:id="249" w:author="Lahiru" w:date="2015-04-11T14:11:00Z">
        <w:r w:rsidR="008663CB">
          <w:rPr>
            <w:rFonts w:ascii="Times New Roman" w:hAnsi="Times New Roman" w:cs="Times New Roman"/>
          </w:rPr>
          <w:t>)</w:t>
        </w:r>
      </w:ins>
      <w:ins w:id="250" w:author="Lahiru" w:date="2015-04-11T14:12:00Z">
        <w:r w:rsidR="008663CB">
          <w:rPr>
            <w:rFonts w:ascii="Times New Roman" w:hAnsi="Times New Roman" w:cs="Times New Roman"/>
          </w:rPr>
          <w:t xml:space="preserve"> using machine learning algorithms. Accuracy of six</w:t>
        </w:r>
        <w:r w:rsidR="00B051DA">
          <w:rPr>
            <w:rFonts w:ascii="Times New Roman" w:hAnsi="Times New Roman" w:cs="Times New Roman"/>
          </w:rPr>
          <w:t xml:space="preserve"> point</w:t>
        </w:r>
        <w:r w:rsidR="008663CB">
          <w:rPr>
            <w:rFonts w:ascii="Times New Roman" w:hAnsi="Times New Roman" w:cs="Times New Roman"/>
          </w:rPr>
          <w:t xml:space="preserve"> classification model is 81.08% on Multilayer perception of neural network.</w:t>
        </w:r>
      </w:ins>
      <w:ins w:id="251" w:author="Lahiru" w:date="2015-04-11T14:08:00Z">
        <w:r w:rsidR="00384B04">
          <w:rPr>
            <w:rFonts w:ascii="Times New Roman" w:hAnsi="Times New Roman" w:cs="Times New Roman"/>
          </w:rPr>
          <w:t xml:space="preserve"> </w:t>
        </w:r>
      </w:ins>
    </w:p>
    <w:p w:rsidR="00B76C55" w:rsidRDefault="00D67ED4" w:rsidP="00D67ED4">
      <w:pPr>
        <w:pStyle w:val="Heading1"/>
        <w:numPr>
          <w:ilvl w:val="0"/>
          <w:numId w:val="9"/>
        </w:numPr>
        <w:spacing w:before="0" w:after="120"/>
        <w:jc w:val="both"/>
      </w:pPr>
      <w:r>
        <w:t>CONCLUTIONS</w:t>
      </w:r>
    </w:p>
    <w:p w:rsidR="002A0267" w:rsidRPr="004C7871" w:rsidRDefault="00F17050" w:rsidP="004C7871">
      <w:pPr>
        <w:spacing w:after="120"/>
        <w:jc w:val="both"/>
        <w:rPr>
          <w:rFonts w:ascii="Times New Roman" w:hAnsi="Times New Roman" w:cs="Times New Roman"/>
        </w:rPr>
      </w:pPr>
      <w:r w:rsidRPr="004C7871">
        <w:rPr>
          <w:rFonts w:ascii="Times New Roman" w:hAnsi="Times New Roman" w:cs="Times New Roman"/>
        </w:rPr>
        <w:t xml:space="preserve">Most of the inherited </w:t>
      </w:r>
      <w:r w:rsidR="00742E2D" w:rsidRPr="004C7871">
        <w:rPr>
          <w:rFonts w:ascii="Times New Roman" w:hAnsi="Times New Roman" w:cs="Times New Roman"/>
        </w:rPr>
        <w:t>diseases are</w:t>
      </w:r>
      <w:r w:rsidRPr="004C7871">
        <w:rPr>
          <w:rFonts w:ascii="Times New Roman" w:hAnsi="Times New Roman" w:cs="Times New Roman"/>
        </w:rPr>
        <w:t xml:space="preserve"> based on the DNA variation </w:t>
      </w:r>
      <w:r w:rsidR="00E65AD3" w:rsidRPr="004C7871">
        <w:rPr>
          <w:rFonts w:ascii="Times New Roman" w:hAnsi="Times New Roman" w:cs="Times New Roman"/>
        </w:rPr>
        <w:t>called SNPs</w:t>
      </w:r>
      <w:r w:rsidR="009C0390" w:rsidRPr="004C7871">
        <w:rPr>
          <w:rFonts w:ascii="Times New Roman" w:hAnsi="Times New Roman" w:cs="Times New Roman"/>
        </w:rPr>
        <w:t>, gene which segment contain in DNA and</w:t>
      </w:r>
      <w:r w:rsidR="00C0419F" w:rsidRPr="004C7871">
        <w:rPr>
          <w:rFonts w:ascii="Times New Roman" w:hAnsi="Times New Roman" w:cs="Times New Roman"/>
        </w:rPr>
        <w:t xml:space="preserve"> protein-protein interaction network.</w:t>
      </w:r>
      <w:ins w:id="252" w:author="Lahiru" w:date="2015-04-11T00:53:00Z">
        <w:r w:rsidR="0096720C">
          <w:rPr>
            <w:rFonts w:ascii="Times New Roman" w:hAnsi="Times New Roman" w:cs="Times New Roman"/>
          </w:rPr>
          <w:t xml:space="preserve"> </w:t>
        </w:r>
      </w:ins>
      <w:r w:rsidR="009C29C5" w:rsidRPr="004C7871">
        <w:rPr>
          <w:rFonts w:ascii="Times New Roman" w:hAnsi="Times New Roman" w:cs="Times New Roman"/>
        </w:rPr>
        <w:t>Most of the researches are in inherited disease domain</w:t>
      </w:r>
      <w:r w:rsidR="00173E99" w:rsidRPr="004C7871">
        <w:rPr>
          <w:rFonts w:ascii="Times New Roman" w:hAnsi="Times New Roman" w:cs="Times New Roman"/>
        </w:rPr>
        <w:t xml:space="preserve"> related</w:t>
      </w:r>
      <w:ins w:id="253" w:author="Lahiru" w:date="2015-04-11T00:53:00Z">
        <w:r w:rsidR="0096720C">
          <w:rPr>
            <w:rFonts w:ascii="Times New Roman" w:hAnsi="Times New Roman" w:cs="Times New Roman"/>
          </w:rPr>
          <w:t xml:space="preserve"> </w:t>
        </w:r>
      </w:ins>
      <w:r w:rsidR="00885567" w:rsidRPr="004C7871">
        <w:rPr>
          <w:rFonts w:ascii="Times New Roman" w:hAnsi="Times New Roman" w:cs="Times New Roman"/>
        </w:rPr>
        <w:t xml:space="preserve">to </w:t>
      </w:r>
      <w:r w:rsidR="009C29C5" w:rsidRPr="004C7871">
        <w:rPr>
          <w:rFonts w:ascii="Times New Roman" w:hAnsi="Times New Roman" w:cs="Times New Roman"/>
        </w:rPr>
        <w:t xml:space="preserve">SNPs </w:t>
      </w:r>
      <w:r w:rsidR="00C019D2" w:rsidRPr="004C7871">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BD7ADC" w:rsidRPr="004C7871">
        <w:rPr>
          <w:rFonts w:ascii="Times New Roman" w:hAnsi="Times New Roman" w:cs="Times New Roman"/>
        </w:rPr>
        <w:t>,</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&lt;EndNote&gt;&lt;Cite&gt;&lt;Author&gt;Wu&lt;/Author&gt;&lt;Year&gt;2014&lt;/Year&gt;&lt;RecNum&gt;23&lt;/RecNum&gt;&lt;DisplayText&gt;(29)&lt;/DisplayText&gt;&lt;record&gt;&lt;rec-number&gt;23&lt;/rec-number&gt;&lt;foreign-keys&gt;&lt;key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29" w:tooltip="Wu, 2014 #23" w:history="1">
        <w:r w:rsidR="00B051DA">
          <w:rPr>
            <w:rFonts w:ascii="Times New Roman" w:hAnsi="Times New Roman" w:cs="Times New Roman"/>
            <w:noProof/>
          </w:rPr>
          <w:t>29</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A92B96" w:rsidRPr="004C7871">
        <w:rPr>
          <w:rFonts w:ascii="Times New Roman" w:hAnsi="Times New Roman" w:cs="Times New Roman"/>
        </w:rPr>
        <w:t>.</w:t>
      </w:r>
      <w:r w:rsidR="007F6F48" w:rsidRPr="004C7871">
        <w:rPr>
          <w:rFonts w:ascii="Times New Roman" w:hAnsi="Times New Roman" w:cs="Times New Roman"/>
        </w:rPr>
        <w:t xml:space="preserve"> Combination of the SNPs and the other methodologies is useful to identify the inherited diseases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2" w:tooltip="Fiaschi, 2009 #1" w:history="1">
        <w:r w:rsidR="00B051DA">
          <w:rPr>
            <w:rFonts w:ascii="Times New Roman" w:hAnsi="Times New Roman" w:cs="Times New Roman"/>
            <w:noProof/>
          </w:rPr>
          <w:t>2</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7F6F48" w:rsidRPr="004C7871">
        <w:rPr>
          <w:rFonts w:ascii="Times New Roman" w:hAnsi="Times New Roman" w:cs="Times New Roman"/>
        </w:rPr>
        <w:t xml:space="preserve">, </w:t>
      </w:r>
      <w:r w:rsidR="00C019D2" w:rsidRPr="004C7871">
        <w:rPr>
          <w:rFonts w:ascii="Times New Roman" w:hAnsi="Times New Roman" w:cs="Times New Roman"/>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26" w:tooltip="Liangcai, 2008 #8" w:history="1">
        <w:r w:rsidR="00B051DA">
          <w:rPr>
            <w:rFonts w:ascii="Times New Roman" w:hAnsi="Times New Roman" w:cs="Times New Roman"/>
            <w:noProof/>
          </w:rPr>
          <w:t>26</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490F14" w:rsidRPr="004C7871">
        <w:rPr>
          <w:rFonts w:ascii="Times New Roman" w:hAnsi="Times New Roman" w:cs="Times New Roman"/>
        </w:rPr>
        <w:t>,</w:t>
      </w:r>
      <w:r w:rsidR="00C019D2" w:rsidRPr="004C7871">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14" w:tooltip="Rui, 2011 #5" w:history="1">
        <w:r w:rsidR="00B051DA">
          <w:rPr>
            <w:rFonts w:ascii="Times New Roman" w:hAnsi="Times New Roman" w:cs="Times New Roman"/>
            <w:noProof/>
          </w:rPr>
          <w:t>14</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7F6F48" w:rsidRPr="004C7871">
        <w:rPr>
          <w:rFonts w:ascii="Times New Roman" w:hAnsi="Times New Roman" w:cs="Times New Roman"/>
        </w:rPr>
        <w:t xml:space="preserve">. </w:t>
      </w:r>
      <w:r w:rsidR="00501E70" w:rsidRPr="004C7871">
        <w:rPr>
          <w:rFonts w:ascii="Times New Roman" w:hAnsi="Times New Roman" w:cs="Times New Roman"/>
        </w:rPr>
        <w:t xml:space="preserve">Gene prioritization is a another best approach for the identify inherited diseases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7" w:tooltip="He, 2012 #4" w:history="1">
        <w:r w:rsidR="00B051DA">
          <w:rPr>
            <w:rFonts w:ascii="Times New Roman" w:hAnsi="Times New Roman" w:cs="Times New Roman"/>
            <w:noProof/>
          </w:rPr>
          <w:t>7</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501E70"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&lt;EndNote&gt;&lt;Cite&gt;&lt;Author&gt;Xie&lt;/Author&gt;&lt;Year&gt;2012&lt;/Year&gt;&lt;RecNum&gt;12&lt;/RecNum&gt;&lt;DisplayText&gt;(3)&lt;/DisplayText&gt;&lt;record&gt;&lt;rec-number&gt;12&lt;/rec-number&gt;&lt;foreign-keys&gt;&lt;key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3" w:tooltip="Xie, 2012 #12" w:history="1">
        <w:r w:rsidR="00B051DA">
          <w:rPr>
            <w:rFonts w:ascii="Times New Roman" w:hAnsi="Times New Roman" w:cs="Times New Roman"/>
            <w:noProof/>
          </w:rPr>
          <w:t>3</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501E70" w:rsidRPr="004C7871">
        <w:rPr>
          <w:rFonts w:ascii="Times New Roman" w:hAnsi="Times New Roman" w:cs="Times New Roman"/>
        </w:rPr>
        <w:t>.</w:t>
      </w:r>
      <w:r w:rsidR="00BA038A" w:rsidRPr="004C7871">
        <w:rPr>
          <w:rFonts w:ascii="Times New Roman" w:hAnsi="Times New Roman" w:cs="Times New Roman"/>
        </w:rPr>
        <w:t xml:space="preserve"> Human protein-protein </w:t>
      </w:r>
      <w:r w:rsidR="003A50EA" w:rsidRPr="004C7871">
        <w:rPr>
          <w:rFonts w:ascii="Times New Roman" w:hAnsi="Times New Roman" w:cs="Times New Roman"/>
        </w:rPr>
        <w:t>interaction (</w:t>
      </w:r>
      <w:r w:rsidR="00BA038A" w:rsidRPr="004C7871">
        <w:rPr>
          <w:rFonts w:ascii="Times New Roman" w:hAnsi="Times New Roman" w:cs="Times New Roman"/>
        </w:rPr>
        <w:t xml:space="preserve">PPIs) is a new opportunity for discovering inherited </w:t>
      </w:r>
      <w:r w:rsidR="003A50EA" w:rsidRPr="004C7871">
        <w:rPr>
          <w:rFonts w:ascii="Times New Roman" w:hAnsi="Times New Roman" w:cs="Times New Roman"/>
        </w:rPr>
        <w:t>diseases</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6" w:tooltip="Xu, 2006 #16" w:history="1">
        <w:r w:rsidR="00B051DA">
          <w:rPr>
            <w:rFonts w:ascii="Times New Roman" w:hAnsi="Times New Roman" w:cs="Times New Roman"/>
            <w:noProof/>
          </w:rPr>
          <w:t>6</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8C321D"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&lt;EndNote&gt;&lt;Cite&gt;&lt;Author&gt;Jingchun&lt;/Author&gt;&lt;Year&gt;2008&lt;/Year&gt;&lt;RecNum&gt;2&lt;/RecNum&gt;&lt;DisplayText&gt;(37)&lt;/DisplayText&gt;&lt;record&gt;&lt;rec-number&gt;2&lt;/rec-number&gt;&lt;foreign-keys&gt;&lt;key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37" w:tooltip="Jingchun, 2008 #2" w:history="1">
        <w:r w:rsidR="00B051DA">
          <w:rPr>
            <w:rFonts w:ascii="Times New Roman" w:hAnsi="Times New Roman" w:cs="Times New Roman"/>
            <w:noProof/>
          </w:rPr>
          <w:t>37</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3A50EA" w:rsidRPr="004C7871">
        <w:rPr>
          <w:rFonts w:ascii="Times New Roman" w:hAnsi="Times New Roman" w:cs="Times New Roman"/>
        </w:rPr>
        <w:t>.</w:t>
      </w:r>
    </w:p>
    <w:p w:rsidR="00AB0DD1" w:rsidRPr="004C7871" w:rsidRDefault="004D209B" w:rsidP="004C7871">
      <w:pPr>
        <w:spacing w:after="120"/>
        <w:jc w:val="both"/>
        <w:rPr>
          <w:rFonts w:ascii="Times New Roman" w:hAnsi="Times New Roman" w:cs="Times New Roman"/>
        </w:rPr>
      </w:pPr>
      <w:r w:rsidRPr="004C7871">
        <w:rPr>
          <w:rFonts w:ascii="Times New Roman" w:hAnsi="Times New Roman" w:cs="Times New Roman"/>
        </w:rPr>
        <w:t>Most of the identify SNPs related to inherited diseases are binary classification problem</w:t>
      </w:r>
      <w:r w:rsidR="00C019D2" w:rsidRPr="004C7871">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PEVuZE5vdGU+PENpdGU+PEF1dGhvcj5SdWk8L0F1dGhvcj48WWVhcj4yMDExPC9ZZWFyPjxSZWNO
dW0+NTwvUmVjTnVtPjxEaXNwbGF5VGV4dD4oMTQpPC9EaXNwbGF5VGV4dD48cmVjb3JkPjxyZWMt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14" w:tooltip="Rui, 2011 #5" w:history="1">
        <w:r w:rsidR="00B051DA">
          <w:rPr>
            <w:rFonts w:ascii="Times New Roman" w:hAnsi="Times New Roman" w:cs="Times New Roman"/>
            <w:noProof/>
          </w:rPr>
          <w:t>14</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562566" w:rsidRPr="004C7871">
        <w:rPr>
          <w:rFonts w:ascii="Times New Roman" w:hAnsi="Times New Roman" w:cs="Times New Roman"/>
        </w:rPr>
        <w:t>,</w:t>
      </w:r>
      <w:r w:rsidR="00C019D2" w:rsidRPr="004C7871">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PEVuZE5vdGU+PENpdGU+PEF1dGhvcj5KaWF4aW48L0F1dGhvcj48WWVhcj4yMDEwPC9ZZWFyPjxS
ZWNOdW0+MTc8L1JlY051bT48RGlzcGxheVRleHQ+KDEpPC9EaXNwbGF5VGV4dD48cmVjb3JkPjxy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1" w:tooltip="Jiaxin, 2010 #17" w:history="1">
        <w:r w:rsidR="00B051DA">
          <w:rPr>
            <w:rFonts w:ascii="Times New Roman" w:hAnsi="Times New Roman" w:cs="Times New Roman"/>
            <w:noProof/>
          </w:rPr>
          <w:t>1</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&lt;EndNote&gt;&lt;Cite&gt;&lt;Author&gt;Wu&lt;/Author&gt;&lt;Year&gt;2014&lt;/Year&gt;&lt;RecNum&gt;23&lt;/RecNum&gt;&lt;DisplayText&gt;(29)&lt;/DisplayText&gt;&lt;record&gt;&lt;rec-number&gt;23&lt;/rec-number&gt;&lt;foreign-keys&gt;&lt;key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29" w:tooltip="Wu, 2014 #23" w:history="1">
        <w:r w:rsidR="00B051DA">
          <w:rPr>
            <w:rFonts w:ascii="Times New Roman" w:hAnsi="Times New Roman" w:cs="Times New Roman"/>
            <w:noProof/>
          </w:rPr>
          <w:t>29</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562566" w:rsidRPr="004C7871">
        <w:rPr>
          <w:rFonts w:ascii="Times New Roman" w:hAnsi="Times New Roman" w:cs="Times New Roman"/>
        </w:rPr>
        <w:t>.</w:t>
      </w:r>
      <w:hyperlink w:anchor="_ENREF_1" w:tooltip="Jiaxin, 2010 #17" w:history="1">
        <w:r w:rsidR="00B051DA" w:rsidRPr="004C7871">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051DA">
          <w:rPr>
            <w:rFonts w:ascii="Times New Roman" w:hAnsi="Times New Roman" w:cs="Times New Roman"/>
          </w:rPr>
          <w:instrText xml:space="preserve"> ADDIN EN.CITE </w:instrText>
        </w:r>
        <w:r w:rsidR="00B051DA">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c2h1ICgxKTwvRGlzcGxheVRleHQ+PHJlY29yZD48cmVjLW51bWJlcj4xNzwvcmVjLW51bWJlcj48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051DA">
          <w:rPr>
            <w:rFonts w:ascii="Times New Roman" w:hAnsi="Times New Roman" w:cs="Times New Roman"/>
          </w:rPr>
          <w:instrText xml:space="preserve"> ADDIN EN.CITE.DATA </w:instrText>
        </w:r>
        <w:r w:rsidR="00B051DA">
          <w:rPr>
            <w:rFonts w:ascii="Times New Roman" w:hAnsi="Times New Roman" w:cs="Times New Roman"/>
          </w:rPr>
        </w:r>
        <w:r w:rsidR="00B051DA">
          <w:rPr>
            <w:rFonts w:ascii="Times New Roman" w:hAnsi="Times New Roman" w:cs="Times New Roman"/>
          </w:rPr>
          <w:fldChar w:fldCharType="end"/>
        </w:r>
        <w:r w:rsidR="00B051DA" w:rsidRPr="004C7871">
          <w:rPr>
            <w:rFonts w:ascii="Times New Roman" w:hAnsi="Times New Roman" w:cs="Times New Roman"/>
          </w:rPr>
        </w:r>
        <w:r w:rsidR="00B051DA" w:rsidRPr="004C7871">
          <w:rPr>
            <w:rFonts w:ascii="Times New Roman" w:hAnsi="Times New Roman" w:cs="Times New Roman"/>
          </w:rPr>
          <w:fldChar w:fldCharType="separate"/>
        </w:r>
        <w:r w:rsidR="00B051DA">
          <w:rPr>
            <w:rFonts w:ascii="Times New Roman" w:hAnsi="Times New Roman" w:cs="Times New Roman"/>
            <w:noProof/>
          </w:rPr>
          <w:t>Jiaxin, Wangshu (1)</w:t>
        </w:r>
        <w:r w:rsidR="00B051DA" w:rsidRPr="004C7871">
          <w:rPr>
            <w:rFonts w:ascii="Times New Roman" w:hAnsi="Times New Roman" w:cs="Times New Roman"/>
          </w:rPr>
          <w:fldChar w:fldCharType="end"/>
        </w:r>
      </w:hyperlink>
      <w:ins w:id="254" w:author="Lahiru" w:date="2015-04-11T00:53:00Z">
        <w:r w:rsidR="0096720C">
          <w:rPr>
            <w:rFonts w:ascii="Times New Roman" w:hAnsi="Times New Roman" w:cs="Times New Roman"/>
          </w:rPr>
          <w:t xml:space="preserve"> </w:t>
        </w:r>
      </w:ins>
      <w:proofErr w:type="gramStart"/>
      <w:r w:rsidR="005A09F9" w:rsidRPr="004C7871">
        <w:rPr>
          <w:rFonts w:ascii="Times New Roman" w:hAnsi="Times New Roman" w:cs="Times New Roman"/>
        </w:rPr>
        <w:t>prove</w:t>
      </w:r>
      <w:proofErr w:type="gramEnd"/>
      <w:del w:id="255" w:author="Lahiru" w:date="2015-04-11T00:54:00Z">
        <w:r w:rsidR="005A09F9" w:rsidRPr="004C7871" w:rsidDel="0096720C">
          <w:rPr>
            <w:rFonts w:ascii="Times New Roman" w:hAnsi="Times New Roman" w:cs="Times New Roman"/>
          </w:rPr>
          <w:delText>d</w:delText>
        </w:r>
      </w:del>
      <w:r w:rsidR="005A09F9" w:rsidRPr="004C7871">
        <w:rPr>
          <w:rFonts w:ascii="Times New Roman" w:hAnsi="Times New Roman" w:cs="Times New Roman"/>
        </w:rPr>
        <w:t xml:space="preserve"> in their research </w:t>
      </w:r>
      <w:proofErr w:type="spellStart"/>
      <w:r w:rsidR="00E04074" w:rsidRPr="004C7871">
        <w:rPr>
          <w:rFonts w:ascii="Times New Roman" w:hAnsi="Times New Roman" w:cs="Times New Roman"/>
        </w:rPr>
        <w:t>Logitboost</w:t>
      </w:r>
      <w:proofErr w:type="spellEnd"/>
      <w:r w:rsidR="005A09F9" w:rsidRPr="004C7871">
        <w:rPr>
          <w:rFonts w:ascii="Times New Roman" w:hAnsi="Times New Roman" w:cs="Times New Roman"/>
        </w:rPr>
        <w:t xml:space="preserve"> is best method to classify SNPs related to inherited disease. But some other most commonly used algorithms are Support Vector Machine, Decision tree and the Random forest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2" w:tooltip="Fiaschi, 2009 #1" w:history="1">
        <w:r w:rsidR="00B051DA">
          <w:rPr>
            <w:rFonts w:ascii="Times New Roman" w:hAnsi="Times New Roman" w:cs="Times New Roman"/>
            <w:noProof/>
          </w:rPr>
          <w:t>2</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5A09F9" w:rsidRPr="004C7871">
        <w:rPr>
          <w:rFonts w:ascii="Times New Roman" w:hAnsi="Times New Roman" w:cs="Times New Roman"/>
        </w:rPr>
        <w:t>.</w:t>
      </w:r>
      <w:r w:rsidR="00890E5A" w:rsidRPr="004C7871">
        <w:rPr>
          <w:rFonts w:ascii="Times New Roman" w:hAnsi="Times New Roman" w:cs="Times New Roman"/>
        </w:rPr>
        <w:t xml:space="preserve">Gene prioritization methods are used </w:t>
      </w:r>
      <w:r w:rsidR="007B0ED9" w:rsidRPr="004C7871">
        <w:rPr>
          <w:rFonts w:ascii="Times New Roman" w:hAnsi="Times New Roman" w:cs="Times New Roman"/>
        </w:rPr>
        <w:t>scoring</w:t>
      </w:r>
      <w:r w:rsidR="00890E5A" w:rsidRPr="004C7871">
        <w:rPr>
          <w:rFonts w:ascii="Times New Roman" w:hAnsi="Times New Roman" w:cs="Times New Roman"/>
        </w:rPr>
        <w:t xml:space="preserve"> based mathematical model to calculate which genes are truly associate with the inherited diseases</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7" w:tooltip="He, 2012 #4" w:history="1">
        <w:r w:rsidR="00B051DA">
          <w:rPr>
            <w:rFonts w:ascii="Times New Roman" w:hAnsi="Times New Roman" w:cs="Times New Roman"/>
            <w:noProof/>
          </w:rPr>
          <w:t>7</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391031"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5" w:tooltip="Tranchevent, 2010 #44" w:history="1">
        <w:r w:rsidR="00B051DA">
          <w:rPr>
            <w:rFonts w:ascii="Times New Roman" w:hAnsi="Times New Roman" w:cs="Times New Roman"/>
            <w:noProof/>
          </w:rPr>
          <w:t>5</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890E5A" w:rsidRPr="004C7871">
        <w:rPr>
          <w:rFonts w:ascii="Times New Roman" w:hAnsi="Times New Roman" w:cs="Times New Roman"/>
        </w:rPr>
        <w:t>.</w:t>
      </w:r>
      <w:r w:rsidR="007B0ED9" w:rsidRPr="004C7871">
        <w:rPr>
          <w:rFonts w:ascii="Times New Roman" w:hAnsi="Times New Roman" w:cs="Times New Roman"/>
        </w:rPr>
        <w:t xml:space="preserve">KNN classifier is most significant algorithm for analysis protein-protein interaction network based inherited diseases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6" w:tooltip="Xu, 2006 #16" w:history="1">
        <w:r w:rsidR="00B051DA">
          <w:rPr>
            <w:rFonts w:ascii="Times New Roman" w:hAnsi="Times New Roman" w:cs="Times New Roman"/>
            <w:noProof/>
          </w:rPr>
          <w:t>6</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586405" w:rsidRPr="004C7871">
        <w:rPr>
          <w:rFonts w:ascii="Times New Roman" w:hAnsi="Times New Roman" w:cs="Times New Roman"/>
        </w:rPr>
        <w:t>.</w:t>
      </w:r>
    </w:p>
    <w:p w:rsidR="009D3CD5" w:rsidRPr="004C7871" w:rsidRDefault="00252F26" w:rsidP="009A0D87">
      <w:pPr>
        <w:spacing w:after="240"/>
        <w:jc w:val="both"/>
        <w:rPr>
          <w:rFonts w:ascii="Times New Roman" w:hAnsi="Times New Roman" w:cs="Times New Roman"/>
        </w:rPr>
      </w:pPr>
      <w:r w:rsidRPr="004C7871">
        <w:rPr>
          <w:rFonts w:ascii="Times New Roman" w:hAnsi="Times New Roman" w:cs="Times New Roman"/>
        </w:rPr>
        <w:t>Some researches were used different cross validation method to prove accuracy, efficiency and the appropriation of the proposed method.</w:t>
      </w:r>
      <w:ins w:id="256" w:author="Lahiru" w:date="2015-04-11T00:54:00Z">
        <w:r w:rsidR="0096720C">
          <w:rPr>
            <w:rFonts w:ascii="Times New Roman" w:hAnsi="Times New Roman" w:cs="Times New Roman"/>
          </w:rPr>
          <w:t xml:space="preserve"> </w:t>
        </w:r>
      </w:ins>
      <w:r w:rsidR="00F75E88" w:rsidRPr="004C7871">
        <w:rPr>
          <w:rFonts w:ascii="Times New Roman" w:hAnsi="Times New Roman" w:cs="Times New Roman"/>
        </w:rPr>
        <w:t xml:space="preserve">Some proposed method were implemented as general framework for identify inherited diseases </w:t>
      </w:r>
      <w:r w:rsidR="00C019D2" w:rsidRPr="004C7871">
        <w:rPr>
          <w:rFonts w:ascii="Times New Roman" w:hAnsi="Times New Roman" w:cs="Times New Roman"/>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6243D">
        <w:rPr>
          <w:rFonts w:ascii="Times New Roman" w:hAnsi="Times New Roman" w:cs="Times New Roman"/>
        </w:rPr>
        <w:instrText xml:space="preserve"> ADDIN EN.CITE </w:instrText>
      </w:r>
      <w:r w:rsidR="0096243D">
        <w:rPr>
          <w:rFonts w:ascii="Times New Roman" w:hAnsi="Times New Roman" w:cs="Times New Roman"/>
        </w:rPr>
        <w:fldChar w:fldCharType="begin">
          <w:fldData xml:space="preserve">PEVuZE5vdGU+PENpdGU+PEF1dGhvcj5MaWFuZ2NhaTwvQXV0aG9yPjxZZWFyPjIwMDg8L1llYXI+
PFJlY051bT44PC9SZWNOdW0+PERpc3BsYXlUZXh0PigyNik8L0Rpc3BsYXlUZXh0PjxyZWNvcmQ+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96243D">
        <w:rPr>
          <w:rFonts w:ascii="Times New Roman" w:hAnsi="Times New Roman" w:cs="Times New Roman"/>
        </w:rPr>
        <w:instrText xml:space="preserve"> ADDIN EN.CITE.DATA </w:instrText>
      </w:r>
      <w:r w:rsidR="0096243D">
        <w:rPr>
          <w:rFonts w:ascii="Times New Roman" w:hAnsi="Times New Roman" w:cs="Times New Roman"/>
        </w:rPr>
      </w:r>
      <w:r w:rsidR="0096243D">
        <w:rPr>
          <w:rFonts w:ascii="Times New Roman" w:hAnsi="Times New Roman" w:cs="Times New Roman"/>
        </w:rPr>
        <w:fldChar w:fldCharType="end"/>
      </w:r>
      <w:r w:rsidR="00C019D2" w:rsidRPr="004C7871">
        <w:rPr>
          <w:rFonts w:ascii="Times New Roman" w:hAnsi="Times New Roman" w:cs="Times New Roman"/>
        </w:rPr>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26" w:tooltip="Liangcai, 2008 #8" w:history="1">
        <w:r w:rsidR="00B051DA">
          <w:rPr>
            <w:rFonts w:ascii="Times New Roman" w:hAnsi="Times New Roman" w:cs="Times New Roman"/>
            <w:noProof/>
          </w:rPr>
          <w:t>26</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F75E88"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2" w:tooltip="Fiaschi, 2009 #1" w:history="1">
        <w:r w:rsidR="00B051DA">
          <w:rPr>
            <w:rFonts w:ascii="Times New Roman" w:hAnsi="Times New Roman" w:cs="Times New Roman"/>
            <w:noProof/>
          </w:rPr>
          <w:t>2</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F75E88" w:rsidRPr="004C7871">
        <w:rPr>
          <w:rFonts w:ascii="Times New Roman" w:hAnsi="Times New Roman" w:cs="Times New Roman"/>
        </w:rPr>
        <w:t>.</w:t>
      </w:r>
      <w:r w:rsidR="00EA5ED2" w:rsidRPr="004C7871">
        <w:rPr>
          <w:rFonts w:ascii="Times New Roman" w:hAnsi="Times New Roman" w:cs="Times New Roman"/>
        </w:rPr>
        <w:t xml:space="preserve">Researchers are also proposed some method for identifying specific inherited diseases such as neuropsychiatric disorders and Schizophrenia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&lt;EndNote&gt;&lt;Cite&gt;&lt;Author&gt;Jingchun&lt;/Author&gt;&lt;Year&gt;2008&lt;/Year&gt;&lt;RecNum&gt;2&lt;/RecNum&gt;&lt;DisplayText&gt;(37)&lt;/DisplayText&gt;&lt;record&gt;&lt;rec-number&gt;2&lt;/rec-number&gt;&lt;foreign-keys&gt;&lt;key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37" w:tooltip="Jingchun, 2008 #2" w:history="1">
        <w:r w:rsidR="00B051DA">
          <w:rPr>
            <w:rFonts w:ascii="Times New Roman" w:hAnsi="Times New Roman" w:cs="Times New Roman"/>
            <w:noProof/>
          </w:rPr>
          <w:t>37</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940F86" w:rsidRPr="004C7871">
        <w:rPr>
          <w:rFonts w:ascii="Times New Roman" w:hAnsi="Times New Roman" w:cs="Times New Roman"/>
        </w:rPr>
        <w:t xml:space="preserve">, </w:t>
      </w:r>
      <w:r w:rsidR="00C019D2" w:rsidRPr="004C7871">
        <w:rPr>
          <w:rFonts w:ascii="Times New Roman" w:hAnsi="Times New Roman" w:cs="Times New Roman"/>
        </w:rPr>
        <w:fldChar w:fldCharType="begin"/>
      </w:r>
      <w:r w:rsidR="0096243D">
        <w:rPr>
          <w:rFonts w:ascii="Times New Roman" w:hAnsi="Times New Roman" w:cs="Times New Roman"/>
        </w:rPr>
        <w:instrText xml:space="preserve"> ADDIN EN.CITE &lt;EndNote&gt;&lt;Cite&gt;&lt;Author&gt;Xie&lt;/Author&gt;&lt;Year&gt;2012&lt;/Year&gt;&lt;RecNum&gt;12&lt;/RecNum&gt;&lt;DisplayText&gt;(3)&lt;/DisplayText&gt;&lt;record&gt;&lt;rec-number&gt;12&lt;/rec-number&gt;&lt;foreign-keys&gt;&lt;key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C019D2" w:rsidRPr="004C7871">
        <w:rPr>
          <w:rFonts w:ascii="Times New Roman" w:hAnsi="Times New Roman" w:cs="Times New Roman"/>
        </w:rPr>
        <w:fldChar w:fldCharType="separate"/>
      </w:r>
      <w:r w:rsidR="0096243D">
        <w:rPr>
          <w:rFonts w:ascii="Times New Roman" w:hAnsi="Times New Roman" w:cs="Times New Roman"/>
          <w:noProof/>
        </w:rPr>
        <w:t>(</w:t>
      </w:r>
      <w:hyperlink w:anchor="_ENREF_3" w:tooltip="Xie, 2012 #12" w:history="1">
        <w:r w:rsidR="00B051DA">
          <w:rPr>
            <w:rFonts w:ascii="Times New Roman" w:hAnsi="Times New Roman" w:cs="Times New Roman"/>
            <w:noProof/>
          </w:rPr>
          <w:t>3</w:t>
        </w:r>
      </w:hyperlink>
      <w:r w:rsidR="0096243D">
        <w:rPr>
          <w:rFonts w:ascii="Times New Roman" w:hAnsi="Times New Roman" w:cs="Times New Roman"/>
          <w:noProof/>
        </w:rPr>
        <w:t>)</w:t>
      </w:r>
      <w:r w:rsidR="00C019D2" w:rsidRPr="004C7871">
        <w:rPr>
          <w:rFonts w:ascii="Times New Roman" w:hAnsi="Times New Roman" w:cs="Times New Roman"/>
        </w:rPr>
        <w:fldChar w:fldCharType="end"/>
      </w:r>
      <w:r w:rsidR="00EA5ED2" w:rsidRPr="004C7871">
        <w:rPr>
          <w:rFonts w:ascii="Times New Roman" w:hAnsi="Times New Roman" w:cs="Times New Roman"/>
        </w:rPr>
        <w:t>.</w:t>
      </w:r>
      <w:r w:rsidR="00BF121D" w:rsidRPr="004C7871">
        <w:rPr>
          <w:rFonts w:ascii="Times New Roman" w:hAnsi="Times New Roman" w:cs="Times New Roman"/>
        </w:rPr>
        <w:t xml:space="preserve"> General framework based methods and other specific type inherited diseases exploration system are valuable for further study of the </w:t>
      </w:r>
      <w:r w:rsidR="007A5CDC" w:rsidRPr="004C7871">
        <w:rPr>
          <w:rFonts w:ascii="Times New Roman" w:hAnsi="Times New Roman" w:cs="Times New Roman"/>
        </w:rPr>
        <w:t>Identify</w:t>
      </w:r>
      <w:r w:rsidR="00BF121D" w:rsidRPr="004C7871">
        <w:rPr>
          <w:rFonts w:ascii="Times New Roman" w:hAnsi="Times New Roman" w:cs="Times New Roman"/>
        </w:rPr>
        <w:t xml:space="preserve"> Inherited Diseases based on DNA system(IIDDNA).</w:t>
      </w:r>
    </w:p>
    <w:p w:rsidR="00AA3D69" w:rsidRPr="00AA3D69" w:rsidRDefault="006057FC" w:rsidP="006057FC">
      <w:pPr>
        <w:pStyle w:val="Heading1"/>
        <w:spacing w:before="0" w:after="120"/>
        <w:jc w:val="both"/>
      </w:pPr>
      <w:commentRangeStart w:id="257"/>
      <w:r>
        <w:t xml:space="preserve">REFERENCES </w:t>
      </w:r>
      <w:commentRangeEnd w:id="257"/>
      <w:r w:rsidR="00C16107">
        <w:rPr>
          <w:rStyle w:val="CommentReference"/>
          <w:rFonts w:asciiTheme="minorHAnsi" w:eastAsiaTheme="minorHAnsi" w:hAnsiTheme="minorHAnsi" w:cstheme="minorBidi"/>
          <w:b w:val="0"/>
          <w:bCs w:val="0"/>
        </w:rPr>
        <w:commentReference w:id="257"/>
      </w:r>
    </w:p>
    <w:p w:rsidR="00B051DA" w:rsidRPr="00B051DA" w:rsidRDefault="00C019D2" w:rsidP="00B051DA">
      <w:pPr>
        <w:pStyle w:val="EndNoteBibliography"/>
        <w:spacing w:after="0"/>
      </w:pPr>
      <w:r w:rsidRPr="007E3A1B">
        <w:rPr>
          <w:rFonts w:ascii="Times New Roman" w:hAnsi="Times New Roman" w:cs="Times New Roman"/>
          <w:sz w:val="20"/>
          <w:szCs w:val="20"/>
        </w:rPr>
        <w:fldChar w:fldCharType="begin"/>
      </w:r>
      <w:r w:rsidR="009A59C5" w:rsidRPr="007E3A1B">
        <w:rPr>
          <w:rFonts w:ascii="Times New Roman" w:hAnsi="Times New Roman" w:cs="Times New Roman"/>
          <w:sz w:val="20"/>
          <w:szCs w:val="20"/>
        </w:rPr>
        <w:instrText xml:space="preserve"> ADDIN EN.REFLIST </w:instrText>
      </w:r>
      <w:r w:rsidRPr="007E3A1B">
        <w:rPr>
          <w:rFonts w:ascii="Times New Roman" w:hAnsi="Times New Roman" w:cs="Times New Roman"/>
          <w:sz w:val="20"/>
          <w:szCs w:val="20"/>
        </w:rPr>
        <w:fldChar w:fldCharType="separate"/>
      </w:r>
      <w:bookmarkStart w:id="258" w:name="_ENREF_1"/>
      <w:r w:rsidR="00B051DA" w:rsidRPr="00B051DA">
        <w:t>1.</w:t>
      </w:r>
      <w:r w:rsidR="00B051DA" w:rsidRPr="00B051DA">
        <w:tab/>
        <w:t>Jiaxin W, Wangshu Z, Rui J, editors. Comparative study of ensemble learning approaches in the identification of disease mutations. Biomedical Engineering and Informatics (BMEI), 2010 3rd International Conference on; 2010 16-18 Oct. 2010.</w:t>
      </w:r>
      <w:bookmarkEnd w:id="258"/>
    </w:p>
    <w:p w:rsidR="00B051DA" w:rsidRPr="00B051DA" w:rsidRDefault="00B051DA" w:rsidP="00B051DA">
      <w:pPr>
        <w:pStyle w:val="EndNoteBibliography"/>
        <w:spacing w:after="0"/>
      </w:pPr>
      <w:bookmarkStart w:id="259" w:name="_ENREF_2"/>
      <w:r w:rsidRPr="00B051DA">
        <w:t>2.</w:t>
      </w:r>
      <w:r w:rsidRPr="00B051DA">
        <w:tab/>
        <w:t>Fiaschi L, Garibaldi JM, Krasnogor N, editors. A framework for the application of decision trees to the analysis of SNPs data. Computational Intelligence in Bioinformatics and Computational Biology, 2009 CIBCB '09 IEEE Symposium on; 2009 March 30 2009-April 2 2009.</w:t>
      </w:r>
      <w:bookmarkEnd w:id="259"/>
    </w:p>
    <w:p w:rsidR="00B051DA" w:rsidRPr="00B051DA" w:rsidRDefault="00B051DA" w:rsidP="00B051DA">
      <w:pPr>
        <w:pStyle w:val="EndNoteBibliography"/>
        <w:spacing w:after="0"/>
      </w:pPr>
      <w:bookmarkStart w:id="260" w:name="_ENREF_3"/>
      <w:r w:rsidRPr="00B051DA">
        <w:t>3.</w:t>
      </w:r>
      <w:r w:rsidRPr="00B051DA">
        <w:tab/>
        <w:t>Xie B, Agam G, Sulakhe D, Maltsev N, Chitturi B, Gilliam TC. Prediction of candidate genes for neuropsychiatric disorders using feature-based enrichment.  Proceedings of the ACM Conference on Bioinformatics, Computational Biology and Biomedicine; Orlando, Florida. 2383022: ACM; 2012. p. 564-6.</w:t>
      </w:r>
      <w:bookmarkEnd w:id="260"/>
    </w:p>
    <w:p w:rsidR="00B051DA" w:rsidRPr="00B051DA" w:rsidRDefault="00B051DA" w:rsidP="00B051DA">
      <w:pPr>
        <w:pStyle w:val="EndNoteBibliography"/>
        <w:spacing w:after="0"/>
      </w:pPr>
      <w:bookmarkStart w:id="261" w:name="_ENREF_4"/>
      <w:r w:rsidRPr="00B051DA">
        <w:lastRenderedPageBreak/>
        <w:t>4.</w:t>
      </w:r>
      <w:r w:rsidRPr="00B051DA">
        <w:tab/>
        <w:t>Dawy Z, Sarkis M, Hagenauer J, Mueller JC. Fine-Scale Genetic Mapping Using Independent Component Analysis. Computational Biology and Bioinformatics, IEEE/ACM Transactions on. 2008;5(3):448-60.</w:t>
      </w:r>
      <w:bookmarkEnd w:id="261"/>
    </w:p>
    <w:p w:rsidR="00B051DA" w:rsidRPr="00B051DA" w:rsidRDefault="00B051DA" w:rsidP="00B051DA">
      <w:pPr>
        <w:pStyle w:val="EndNoteBibliography"/>
        <w:spacing w:after="0"/>
      </w:pPr>
      <w:bookmarkStart w:id="262" w:name="_ENREF_5"/>
      <w:r w:rsidRPr="00B051DA">
        <w:t>5.</w:t>
      </w:r>
      <w:r w:rsidRPr="00B051DA">
        <w:tab/>
        <w:t>Tranchevent L-C, Capdevila FB, Nitsch D, De Moor B, De Causmaecker P, Moreau Y. A guide to web tools to prioritize candidate genes. Briefings in Bioinformatics. 2010.</w:t>
      </w:r>
      <w:bookmarkEnd w:id="262"/>
    </w:p>
    <w:p w:rsidR="00B051DA" w:rsidRPr="00B051DA" w:rsidRDefault="00B051DA" w:rsidP="00B051DA">
      <w:pPr>
        <w:pStyle w:val="EndNoteBibliography"/>
        <w:spacing w:after="0"/>
      </w:pPr>
      <w:bookmarkStart w:id="263" w:name="_ENREF_6"/>
      <w:r w:rsidRPr="00B051DA">
        <w:t>6.</w:t>
      </w:r>
      <w:r w:rsidRPr="00B051DA">
        <w:tab/>
        <w:t>Xu J, Li Y. Discovering disease-genes by topological features in human protein–protein interaction network. Bioinformatics. 2006;22(22):2800-5.</w:t>
      </w:r>
      <w:bookmarkEnd w:id="263"/>
    </w:p>
    <w:p w:rsidR="00B051DA" w:rsidRPr="00B051DA" w:rsidRDefault="00B051DA" w:rsidP="00B051DA">
      <w:pPr>
        <w:pStyle w:val="EndNoteBibliography"/>
        <w:spacing w:after="0"/>
      </w:pPr>
      <w:bookmarkStart w:id="264" w:name="_ENREF_7"/>
      <w:r w:rsidRPr="00B051DA">
        <w:t>7.</w:t>
      </w:r>
      <w:r w:rsidRPr="00B051DA">
        <w:tab/>
        <w:t>He P, Jiang R, editors. Integrating multiple gene semantic similarity profiles to infer disease genes. Control Conference (CCC), 2012 31st Chinese; 2012 25-27 July 2012.</w:t>
      </w:r>
      <w:bookmarkEnd w:id="264"/>
    </w:p>
    <w:p w:rsidR="00B051DA" w:rsidRPr="00B051DA" w:rsidRDefault="00B051DA" w:rsidP="00B051DA">
      <w:pPr>
        <w:pStyle w:val="EndNoteBibliography"/>
        <w:spacing w:after="0"/>
      </w:pPr>
      <w:bookmarkStart w:id="265" w:name="_ENREF_8"/>
      <w:r w:rsidRPr="00B051DA">
        <w:t>8.</w:t>
      </w:r>
      <w:r w:rsidRPr="00B051DA">
        <w:tab/>
        <w:t>Yates CM, Sternberg MJE. The Effects of Non-Synonymous Single Nucleotide Polymorphisms (nsSNPs) on Protein–Protein Interactions. Journal of Molecular Biology. 2013;425(21):3949-63.</w:t>
      </w:r>
      <w:bookmarkEnd w:id="265"/>
    </w:p>
    <w:p w:rsidR="00B051DA" w:rsidRPr="00B051DA" w:rsidRDefault="00B051DA" w:rsidP="00B051DA">
      <w:pPr>
        <w:pStyle w:val="EndNoteBibliography"/>
        <w:spacing w:after="0"/>
      </w:pPr>
      <w:bookmarkStart w:id="266" w:name="_ENREF_9"/>
      <w:r w:rsidRPr="00B051DA">
        <w:t>9.</w:t>
      </w:r>
      <w:r w:rsidRPr="00B051DA">
        <w:tab/>
        <w:t>Vladimir V. Principles of Risk Minimization for Learning Theory. 1992:831--8.</w:t>
      </w:r>
      <w:bookmarkEnd w:id="266"/>
    </w:p>
    <w:p w:rsidR="00B051DA" w:rsidRPr="00B051DA" w:rsidRDefault="00B051DA" w:rsidP="00B051DA">
      <w:pPr>
        <w:pStyle w:val="EndNoteBibliography"/>
        <w:spacing w:after="0"/>
      </w:pPr>
      <w:bookmarkStart w:id="267" w:name="_ENREF_10"/>
      <w:r w:rsidRPr="00B051DA">
        <w:t>10.</w:t>
      </w:r>
      <w:r w:rsidRPr="00B051DA">
        <w:tab/>
        <w:t>Korada NK, Kumar N, Deekshitulu Y. Implementation of Naive Bayesian Classifier and Ada-Boost Algorithm Using Maize Expert System. International Journal of Information Sciences &amp; Techniques. 2012;2(3).</w:t>
      </w:r>
      <w:bookmarkEnd w:id="267"/>
    </w:p>
    <w:p w:rsidR="00B051DA" w:rsidRPr="00B051DA" w:rsidRDefault="00B051DA" w:rsidP="00B051DA">
      <w:pPr>
        <w:pStyle w:val="EndNoteBibliography"/>
        <w:spacing w:after="0"/>
      </w:pPr>
      <w:bookmarkStart w:id="268" w:name="_ENREF_11"/>
      <w:r w:rsidRPr="00B051DA">
        <w:t>11.</w:t>
      </w:r>
      <w:r w:rsidRPr="00B051DA">
        <w:tab/>
        <w:t>Friedman J, Hastie T, Tibshirani R. Additive logistic regression: a statistical view of boosting (with discussion and a rejoinder by the authors). The annals of statistics. 2000;28(2):337-407.</w:t>
      </w:r>
      <w:bookmarkEnd w:id="268"/>
    </w:p>
    <w:p w:rsidR="00B051DA" w:rsidRPr="00B051DA" w:rsidRDefault="00B051DA" w:rsidP="00B051DA">
      <w:pPr>
        <w:pStyle w:val="EndNoteBibliography"/>
        <w:spacing w:after="0"/>
      </w:pPr>
      <w:bookmarkStart w:id="269" w:name="_ENREF_12"/>
      <w:r w:rsidRPr="00B051DA">
        <w:t>12.</w:t>
      </w:r>
      <w:r w:rsidRPr="00B051DA">
        <w:tab/>
        <w:t>Cortes C, Vapnik V. Support-Vector Networks. Machine Learning. 1995;20(3):273-97.</w:t>
      </w:r>
      <w:bookmarkEnd w:id="269"/>
    </w:p>
    <w:p w:rsidR="00B051DA" w:rsidRPr="00B051DA" w:rsidRDefault="00B051DA" w:rsidP="00B051DA">
      <w:pPr>
        <w:pStyle w:val="EndNoteBibliography"/>
        <w:spacing w:after="0"/>
      </w:pPr>
      <w:bookmarkStart w:id="270" w:name="_ENREF_13"/>
      <w:r w:rsidRPr="00B051DA">
        <w:t>13.</w:t>
      </w:r>
      <w:r w:rsidRPr="00B051DA">
        <w:tab/>
        <w:t>Breiman L, Friedman JH, Olshen RA, Stone CJ. Classification and Regression Trees: CRC Press, New York; 1999.</w:t>
      </w:r>
      <w:bookmarkEnd w:id="270"/>
    </w:p>
    <w:p w:rsidR="00B051DA" w:rsidRPr="00B051DA" w:rsidRDefault="00B051DA" w:rsidP="00B051DA">
      <w:pPr>
        <w:pStyle w:val="EndNoteBibliography"/>
        <w:spacing w:after="0"/>
      </w:pPr>
      <w:bookmarkStart w:id="271" w:name="_ENREF_14"/>
      <w:r w:rsidRPr="00B051DA">
        <w:t>14.</w:t>
      </w:r>
      <w:r w:rsidRPr="00B051DA">
        <w:tab/>
        <w:t>Rui J, Jiaxin W, editors. Integrating sequence conservation features and a domain-domain interaction network to detect disease-associated nsSNPs. Bioinformatics and Biomedicine Workshops (BIBMW), 2011 IEEE International Conference on; 2011 12-15 Nov. 2011.</w:t>
      </w:r>
      <w:bookmarkEnd w:id="271"/>
    </w:p>
    <w:p w:rsidR="00B051DA" w:rsidRPr="00B051DA" w:rsidRDefault="00B051DA" w:rsidP="00B051DA">
      <w:pPr>
        <w:pStyle w:val="EndNoteBibliography"/>
        <w:spacing w:after="0"/>
      </w:pPr>
      <w:bookmarkStart w:id="272" w:name="_ENREF_15"/>
      <w:r w:rsidRPr="00B051DA">
        <w:t>15.</w:t>
      </w:r>
      <w:r w:rsidRPr="00B051DA">
        <w:tab/>
        <w:t>Ramensky V, Bork P, Sunyaev S. Human non‐synonymous SNPs: server and survey. Nucleic Acids Research. 2002;30(17):3894-900.</w:t>
      </w:r>
      <w:bookmarkEnd w:id="272"/>
    </w:p>
    <w:p w:rsidR="00B051DA" w:rsidRPr="00B051DA" w:rsidRDefault="00B051DA" w:rsidP="00B051DA">
      <w:pPr>
        <w:pStyle w:val="EndNoteBibliography"/>
        <w:spacing w:after="0"/>
      </w:pPr>
      <w:bookmarkStart w:id="273" w:name="_ENREF_16"/>
      <w:r w:rsidRPr="00B051DA">
        <w:t>16.</w:t>
      </w:r>
      <w:r w:rsidRPr="00B051DA">
        <w:tab/>
        <w:t>Ng PC, Henikoff S. SIFT: predicting amino acid changes that affect protein function. Nucleic Acids Research. 2003;31(13):3812-4.</w:t>
      </w:r>
      <w:bookmarkEnd w:id="273"/>
    </w:p>
    <w:p w:rsidR="00B051DA" w:rsidRPr="00B051DA" w:rsidRDefault="00B051DA" w:rsidP="00B051DA">
      <w:pPr>
        <w:pStyle w:val="EndNoteBibliography"/>
        <w:spacing w:after="0"/>
      </w:pPr>
      <w:bookmarkStart w:id="274" w:name="_ENREF_17"/>
      <w:r w:rsidRPr="00B051DA">
        <w:t>17.</w:t>
      </w:r>
      <w:r w:rsidRPr="00B051DA">
        <w:tab/>
        <w:t>Liu DJ, Leal SM. A Novel Adaptive Method for the Analysis of Next-Generation Sequencing Data to Detect Complex Trait Associations with Rare Variants Due to Gene Main Effects and Interactions. PLoS Genet. 2010;6(10):e1001156.</w:t>
      </w:r>
      <w:bookmarkEnd w:id="274"/>
    </w:p>
    <w:p w:rsidR="00B051DA" w:rsidRPr="00B051DA" w:rsidRDefault="00B051DA" w:rsidP="00B051DA">
      <w:pPr>
        <w:pStyle w:val="EndNoteBibliography"/>
        <w:spacing w:after="0"/>
      </w:pPr>
      <w:bookmarkStart w:id="275" w:name="_ENREF_18"/>
      <w:r w:rsidRPr="00B051DA">
        <w:t>18.</w:t>
      </w:r>
      <w:r w:rsidRPr="00B051DA">
        <w:tab/>
        <w:t>Jiang R, Yang H, Zhou L, Kuo CCJ, Sun F, Chen T. Sequence-Based Prioritization of Nonsynonymous Single-Nucleotide Polymorphisms for the Study of Disease Mutations. The American Journal of Human Genetics. 2007;81(2):346-60.</w:t>
      </w:r>
      <w:bookmarkEnd w:id="275"/>
    </w:p>
    <w:p w:rsidR="00B051DA" w:rsidRPr="00B051DA" w:rsidRDefault="00B051DA" w:rsidP="00B051DA">
      <w:pPr>
        <w:pStyle w:val="EndNoteBibliography"/>
        <w:spacing w:after="0"/>
      </w:pPr>
      <w:bookmarkStart w:id="276" w:name="_ENREF_19"/>
      <w:r w:rsidRPr="00B051DA">
        <w:t>19.</w:t>
      </w:r>
      <w:r w:rsidRPr="00B051DA">
        <w:tab/>
        <w:t>Consortium TU. The Universal Protein Resource (UniProt) in 2010. Nucleic Acids Research. 2010;38(suppl 1):D142-D8.</w:t>
      </w:r>
      <w:bookmarkEnd w:id="276"/>
    </w:p>
    <w:p w:rsidR="00B051DA" w:rsidRPr="00B051DA" w:rsidRDefault="00B051DA" w:rsidP="00B051DA">
      <w:pPr>
        <w:pStyle w:val="EndNoteBibliography"/>
        <w:spacing w:after="0"/>
      </w:pPr>
      <w:bookmarkStart w:id="277" w:name="_ENREF_20"/>
      <w:r w:rsidRPr="00B051DA">
        <w:t>20.</w:t>
      </w:r>
      <w:r w:rsidRPr="00B051DA">
        <w:tab/>
        <w:t>Finn RD, Mistry J, Schuster-Böckler B, Griffiths-Jones S, Hollich V, Lassmann T, et al. Pfam: clans, web tools and services. Nucleic Acids Research. 2006;34(suppl 1):D247-D51.</w:t>
      </w:r>
      <w:bookmarkEnd w:id="277"/>
    </w:p>
    <w:p w:rsidR="00B051DA" w:rsidRPr="00B051DA" w:rsidRDefault="00B051DA" w:rsidP="00B051DA">
      <w:pPr>
        <w:pStyle w:val="EndNoteBibliography"/>
        <w:spacing w:after="0"/>
      </w:pPr>
      <w:bookmarkStart w:id="278" w:name="_ENREF_21"/>
      <w:r w:rsidRPr="00B051DA">
        <w:t>21.</w:t>
      </w:r>
      <w:r w:rsidRPr="00B051DA">
        <w:tab/>
        <w:t>Raghavachari B, Tasneem A, Przytycka TM, Jothi R. DOMINE: a database of protein domain interactions. Nucleic Acids Research. 2008;36(suppl 1):D656-D61.</w:t>
      </w:r>
      <w:bookmarkEnd w:id="278"/>
    </w:p>
    <w:p w:rsidR="00B051DA" w:rsidRPr="00B051DA" w:rsidRDefault="00B051DA" w:rsidP="00B051DA">
      <w:pPr>
        <w:pStyle w:val="EndNoteBibliography"/>
        <w:spacing w:after="0"/>
      </w:pPr>
      <w:bookmarkStart w:id="279" w:name="_ENREF_22"/>
      <w:r w:rsidRPr="00B051DA">
        <w:t>22.</w:t>
      </w:r>
      <w:r w:rsidRPr="00B051DA">
        <w:tab/>
        <w:t>Ng S-K, Zhang Z, Tan S-H, Lin K. InterDom: a database of putative interacting protein domains for validating predicted protein interactions and complexes. Nucleic Acids Research. 2003;31(1):251-4.</w:t>
      </w:r>
      <w:bookmarkEnd w:id="279"/>
    </w:p>
    <w:p w:rsidR="00B051DA" w:rsidRPr="00B051DA" w:rsidRDefault="00B051DA" w:rsidP="00B051DA">
      <w:pPr>
        <w:pStyle w:val="EndNoteBibliography"/>
        <w:spacing w:after="0"/>
      </w:pPr>
      <w:bookmarkStart w:id="280" w:name="_ENREF_23"/>
      <w:r w:rsidRPr="00B051DA">
        <w:t>23.</w:t>
      </w:r>
      <w:r w:rsidRPr="00B051DA">
        <w:tab/>
        <w:t>Altshuler D, Daly M, Kruglyak L. Guilt by association. Nat Genet. 2000;26(2):135-7.</w:t>
      </w:r>
      <w:bookmarkEnd w:id="280"/>
    </w:p>
    <w:p w:rsidR="00B051DA" w:rsidRPr="00B051DA" w:rsidRDefault="00B051DA" w:rsidP="00B051DA">
      <w:pPr>
        <w:pStyle w:val="EndNoteBibliography"/>
        <w:spacing w:after="0"/>
      </w:pPr>
      <w:bookmarkStart w:id="281" w:name="_ENREF_24"/>
      <w:r w:rsidRPr="00B051DA">
        <w:t>24.</w:t>
      </w:r>
      <w:r w:rsidRPr="00B051DA">
        <w:tab/>
        <w:t>Altschul SF, Madden TL, Schäffer AA, Zhang J, Zhang Z, Miller W, et al. Gapped BLAST and PSI-BLAST: a new generation of protein database search programs. Nucleic Acids Research. 1997;25(17):3389-402.</w:t>
      </w:r>
      <w:bookmarkEnd w:id="281"/>
    </w:p>
    <w:p w:rsidR="00B051DA" w:rsidRPr="00B051DA" w:rsidRDefault="00B051DA" w:rsidP="00B051DA">
      <w:pPr>
        <w:pStyle w:val="EndNoteBibliography"/>
        <w:spacing w:after="0"/>
      </w:pPr>
      <w:bookmarkStart w:id="282" w:name="_ENREF_25"/>
      <w:r w:rsidRPr="00B051DA">
        <w:lastRenderedPageBreak/>
        <w:t>25.</w:t>
      </w:r>
      <w:r w:rsidRPr="00B051DA">
        <w:tab/>
        <w:t>Roberts JM, Taylor RN, Musci TJ, Rodgers GM, Hubel CA, McLaughlin MK. Preeclampsia: An endothelial cell disorder. American Journal of Obstetrics &amp; Gynecology. 1989;161(5):1200-4.</w:t>
      </w:r>
      <w:bookmarkEnd w:id="282"/>
    </w:p>
    <w:p w:rsidR="00B051DA" w:rsidRPr="00B051DA" w:rsidRDefault="00B051DA" w:rsidP="00B051DA">
      <w:pPr>
        <w:pStyle w:val="EndNoteBibliography"/>
        <w:spacing w:after="0"/>
      </w:pPr>
      <w:bookmarkStart w:id="283" w:name="_ENREF_26"/>
      <w:r w:rsidRPr="00B051DA">
        <w:t>26.</w:t>
      </w:r>
      <w:r w:rsidRPr="00B051DA">
        <w:tab/>
        <w:t>Liangcai Z, Lina C, Yan Z, Liangde X, Yukui S, Qian W, et al., editors. A SNP and KEGG Based Approach to Mine Risk Pathways Associated with Bipolar Disorder. Natural Computation, 2008 ICNC '08 Fourth International Conference on; 2008 18-20 Oct. 2008.</w:t>
      </w:r>
      <w:bookmarkEnd w:id="283"/>
    </w:p>
    <w:p w:rsidR="00B051DA" w:rsidRPr="00B051DA" w:rsidRDefault="00B051DA" w:rsidP="00B051DA">
      <w:pPr>
        <w:pStyle w:val="EndNoteBibliography"/>
        <w:spacing w:after="0"/>
      </w:pPr>
      <w:bookmarkStart w:id="284" w:name="_ENREF_27"/>
      <w:r w:rsidRPr="00B051DA">
        <w:t>27.</w:t>
      </w:r>
      <w:r w:rsidRPr="00B051DA">
        <w:tab/>
        <w:t>Risch N, Merikangas K. The Future of Genetic Studies of Complex Human Diseases. Science. 1996;273(5281):1516-7.</w:t>
      </w:r>
      <w:bookmarkEnd w:id="284"/>
    </w:p>
    <w:p w:rsidR="00B051DA" w:rsidRPr="00B051DA" w:rsidRDefault="00B051DA" w:rsidP="00B051DA">
      <w:pPr>
        <w:pStyle w:val="EndNoteBibliography"/>
        <w:spacing w:after="0"/>
      </w:pPr>
      <w:bookmarkStart w:id="285" w:name="_ENREF_28"/>
      <w:r w:rsidRPr="00B051DA">
        <w:t>28.</w:t>
      </w:r>
      <w:r w:rsidRPr="00B051DA">
        <w:tab/>
        <w:t>Hirschfeld RMA, Lewis L, Vornik LA. Perceptions and impact of bipolar disorder: How far have we really come? Results of the National Depressive and Manic-Depressive Association 2000 survey of individuals with bipolar disorder. Journal of Clinical Psychiatry. 2003;64(2):161-74.</w:t>
      </w:r>
      <w:bookmarkEnd w:id="285"/>
    </w:p>
    <w:p w:rsidR="00B051DA" w:rsidRPr="00B051DA" w:rsidRDefault="00B051DA" w:rsidP="00B051DA">
      <w:pPr>
        <w:pStyle w:val="EndNoteBibliography"/>
        <w:spacing w:after="0"/>
      </w:pPr>
      <w:bookmarkStart w:id="286" w:name="_ENREF_29"/>
      <w:r w:rsidRPr="00B051DA">
        <w:t>29.</w:t>
      </w:r>
      <w:r w:rsidRPr="00B051DA">
        <w:tab/>
        <w:t>Wu J, Yang S, Jiang R. Inferring non-synonymous single-nucleotide polymorphisms-disease associations via integration of multiple similarity networks. Systems Biology, IET. 2014;8(2):33-40.</w:t>
      </w:r>
      <w:bookmarkEnd w:id="286"/>
    </w:p>
    <w:p w:rsidR="00B051DA" w:rsidRPr="00B051DA" w:rsidRDefault="00B051DA" w:rsidP="00B051DA">
      <w:pPr>
        <w:pStyle w:val="EndNoteBibliography"/>
        <w:spacing w:after="0"/>
      </w:pPr>
      <w:bookmarkStart w:id="287" w:name="_ENREF_30"/>
      <w:r w:rsidRPr="00B051DA">
        <w:t>30.</w:t>
      </w:r>
      <w:r w:rsidRPr="00B051DA">
        <w:tab/>
        <w:t>Freund Y, Mason L, editors. The alternating decision tree learning algorithm. ICML; 1999.</w:t>
      </w:r>
      <w:bookmarkEnd w:id="287"/>
    </w:p>
    <w:p w:rsidR="00B051DA" w:rsidRPr="00B051DA" w:rsidRDefault="00B051DA" w:rsidP="00B051DA">
      <w:pPr>
        <w:pStyle w:val="EndNoteBibliography"/>
        <w:spacing w:after="0"/>
      </w:pPr>
      <w:bookmarkStart w:id="288" w:name="_ENREF_31"/>
      <w:r w:rsidRPr="00B051DA">
        <w:t>31.</w:t>
      </w:r>
      <w:r w:rsidRPr="00B051DA">
        <w:tab/>
        <w:t>Quinlan JR. C4. 5: programs for machine learning: Morgan kaufmann; 1993.</w:t>
      </w:r>
      <w:bookmarkEnd w:id="288"/>
    </w:p>
    <w:p w:rsidR="00B051DA" w:rsidRPr="00B051DA" w:rsidRDefault="00B051DA" w:rsidP="00B051DA">
      <w:pPr>
        <w:pStyle w:val="EndNoteBibliography"/>
        <w:spacing w:after="0"/>
      </w:pPr>
      <w:bookmarkStart w:id="289" w:name="_ENREF_32"/>
      <w:r w:rsidRPr="00B051DA">
        <w:t>32.</w:t>
      </w:r>
      <w:r w:rsidRPr="00B051DA">
        <w:tab/>
        <w:t>Kanehisa M, Goto S. KEGG: Kyoto Encyclopedia of Genes and Genomes. Nucleic Acids Research. 2000;28(1):27-30.</w:t>
      </w:r>
      <w:bookmarkEnd w:id="289"/>
    </w:p>
    <w:p w:rsidR="00B051DA" w:rsidRPr="00B051DA" w:rsidRDefault="00B051DA" w:rsidP="00B051DA">
      <w:pPr>
        <w:pStyle w:val="EndNoteBibliography"/>
        <w:spacing w:after="0"/>
      </w:pPr>
      <w:bookmarkStart w:id="290" w:name="_ENREF_33"/>
      <w:r w:rsidRPr="00B051DA">
        <w:t>33.</w:t>
      </w:r>
      <w:r w:rsidRPr="00B051DA">
        <w:tab/>
        <w:t>Hoh J, Ott J. Mathematical multi-locus approaches to localizing complex human trait genes. Nat Rev Genet. 2003;4(9):701-9.</w:t>
      </w:r>
      <w:bookmarkEnd w:id="290"/>
    </w:p>
    <w:p w:rsidR="00B051DA" w:rsidRPr="00B051DA" w:rsidRDefault="00B051DA" w:rsidP="00B051DA">
      <w:pPr>
        <w:pStyle w:val="EndNoteBibliography"/>
        <w:spacing w:after="0"/>
      </w:pPr>
      <w:bookmarkStart w:id="291" w:name="_ENREF_34"/>
      <w:r w:rsidRPr="00B051DA">
        <w:t>34.</w:t>
      </w:r>
      <w:r w:rsidRPr="00B051DA">
        <w:tab/>
        <w:t>Papadopoulos JS, Agarwala R. COBALT: constraint-based alignment tool for multiple protein sequences. Bioinformatics. 2007;23(9):1073-9.</w:t>
      </w:r>
      <w:bookmarkEnd w:id="291"/>
    </w:p>
    <w:p w:rsidR="00B051DA" w:rsidRPr="00B051DA" w:rsidRDefault="00B051DA" w:rsidP="00B051DA">
      <w:pPr>
        <w:pStyle w:val="EndNoteBibliography"/>
        <w:spacing w:after="0"/>
      </w:pPr>
      <w:bookmarkStart w:id="292" w:name="_ENREF_35"/>
      <w:r w:rsidRPr="00B051DA">
        <w:t>35.</w:t>
      </w:r>
      <w:r w:rsidRPr="00B051DA">
        <w:tab/>
        <w:t>Emran SM, Ye N, editors. Robustness of canberra metric in computer intrusion detection. Proc IEEE Workshop on Information Assurance and Security, West Point, NY, USA; 2001: Citeseer.</w:t>
      </w:r>
      <w:bookmarkEnd w:id="292"/>
    </w:p>
    <w:p w:rsidR="00B051DA" w:rsidRPr="00B051DA" w:rsidRDefault="00B051DA" w:rsidP="00B051DA">
      <w:pPr>
        <w:pStyle w:val="EndNoteBibliography"/>
        <w:spacing w:after="0"/>
      </w:pPr>
      <w:bookmarkStart w:id="293" w:name="_ENREF_36"/>
      <w:r w:rsidRPr="00B051DA">
        <w:t>36.</w:t>
      </w:r>
      <w:r w:rsidRPr="00B051DA">
        <w:tab/>
        <w:t>Kim JA, Szatmari P, Bryson SE, Streiner DL, Wilson FJ. The Prevalence of Anxiety and Mood Problems among Children with Autism and Asperger Syndrome. Autism. 2000;4(2):117-32.</w:t>
      </w:r>
      <w:bookmarkEnd w:id="293"/>
    </w:p>
    <w:p w:rsidR="00B051DA" w:rsidRPr="00B051DA" w:rsidRDefault="00B051DA" w:rsidP="00B051DA">
      <w:pPr>
        <w:pStyle w:val="EndNoteBibliography"/>
        <w:spacing w:after="0"/>
      </w:pPr>
      <w:bookmarkStart w:id="294" w:name="_ENREF_37"/>
      <w:r w:rsidRPr="00B051DA">
        <w:t>37.</w:t>
      </w:r>
      <w:r w:rsidRPr="00B051DA">
        <w:tab/>
        <w:t>Jingchun S, Leng H, Zhongming Z, editors. Schizophrenia Genes: Characteristics of Function and Protein Interaction Networks. BioMedical Engineering and Informatics, 2008 BMEI 2008 International Conference on; 2008 27-30 May 2008.</w:t>
      </w:r>
      <w:bookmarkEnd w:id="294"/>
    </w:p>
    <w:p w:rsidR="00B051DA" w:rsidRPr="00B051DA" w:rsidRDefault="00B051DA" w:rsidP="00B051DA">
      <w:pPr>
        <w:pStyle w:val="EndNoteBibliography"/>
        <w:spacing w:after="0"/>
      </w:pPr>
      <w:bookmarkStart w:id="295" w:name="_ENREF_38"/>
      <w:r w:rsidRPr="00B051DA">
        <w:t>38.</w:t>
      </w:r>
      <w:r w:rsidRPr="00B051DA">
        <w:tab/>
        <w:t>Smith NGC, Eyre-Walker A. Human disease genes: patterns and predictions. Gene. 2003;318(0):169-75.</w:t>
      </w:r>
      <w:bookmarkEnd w:id="295"/>
    </w:p>
    <w:p w:rsidR="00B051DA" w:rsidRPr="00B051DA" w:rsidRDefault="00B051DA" w:rsidP="00B051DA">
      <w:pPr>
        <w:pStyle w:val="EndNoteBibliography"/>
        <w:spacing w:after="0"/>
      </w:pPr>
      <w:bookmarkStart w:id="296" w:name="_ENREF_39"/>
      <w:r w:rsidRPr="00B051DA">
        <w:t>39.</w:t>
      </w:r>
      <w:r w:rsidRPr="00B051DA">
        <w:tab/>
        <w:t>Goh K-I, Cusick ME, Valle D, Childs B, Vidal M, Barabási A-L. The human disease network. Proceedings of the National Academy of Sciences. 2007;104(21):8685-90.</w:t>
      </w:r>
      <w:bookmarkEnd w:id="296"/>
    </w:p>
    <w:p w:rsidR="00B051DA" w:rsidRPr="00B051DA" w:rsidRDefault="00B051DA" w:rsidP="00B051DA">
      <w:pPr>
        <w:pStyle w:val="EndNoteBibliography"/>
        <w:spacing w:after="0"/>
      </w:pPr>
      <w:bookmarkStart w:id="297" w:name="_ENREF_40"/>
      <w:r w:rsidRPr="00B051DA">
        <w:t>40.</w:t>
      </w:r>
      <w:r w:rsidRPr="00B051DA">
        <w:tab/>
        <w:t>Jimenez-Sanchez G, Childs B, Valle D. Human disease genes. Nature. 2001;409(6822):853-5.</w:t>
      </w:r>
      <w:bookmarkEnd w:id="297"/>
    </w:p>
    <w:p w:rsidR="00B051DA" w:rsidRPr="00B051DA" w:rsidRDefault="00B051DA" w:rsidP="00B051DA">
      <w:pPr>
        <w:pStyle w:val="EndNoteBibliography"/>
        <w:spacing w:after="0"/>
      </w:pPr>
      <w:bookmarkStart w:id="298" w:name="_ENREF_41"/>
      <w:r w:rsidRPr="00B051DA">
        <w:t>41.</w:t>
      </w:r>
      <w:r w:rsidRPr="00B051DA">
        <w:tab/>
        <w:t>Zhang P, Zhang J, Sheng H, Russo JJ, Osborne B, Buetow K. Gene functional similarity search tool (GFSST). BMC bioinformatics. 2006;7(1):135.</w:t>
      </w:r>
      <w:bookmarkEnd w:id="298"/>
    </w:p>
    <w:p w:rsidR="00B051DA" w:rsidRPr="00B051DA" w:rsidRDefault="00B051DA" w:rsidP="00B051DA">
      <w:pPr>
        <w:pStyle w:val="EndNoteBibliography"/>
        <w:spacing w:after="0"/>
      </w:pPr>
      <w:bookmarkStart w:id="299" w:name="_ENREF_42"/>
      <w:r w:rsidRPr="00B051DA">
        <w:t>42.</w:t>
      </w:r>
      <w:r w:rsidRPr="00B051DA">
        <w:tab/>
        <w:t>Perez-Iratxeta C, Bork P, Andrade MA. Association of genes to genetically inherited diseases using data mining. Nat Genet. 2002;31(3):316-9.</w:t>
      </w:r>
      <w:bookmarkEnd w:id="299"/>
    </w:p>
    <w:p w:rsidR="00B051DA" w:rsidRPr="00B051DA" w:rsidRDefault="00B051DA" w:rsidP="00B051DA">
      <w:pPr>
        <w:pStyle w:val="EndNoteBibliography"/>
        <w:spacing w:after="0"/>
      </w:pPr>
      <w:bookmarkStart w:id="300" w:name="_ENREF_43"/>
      <w:r w:rsidRPr="00B051DA">
        <w:t>43.</w:t>
      </w:r>
      <w:r w:rsidRPr="00B051DA">
        <w:tab/>
        <w:t xml:space="preserve">What Is Schizophrenia? 2014 [cited 2014]. Available from: </w:t>
      </w:r>
      <w:hyperlink r:id="rId37" w:history="1">
        <w:r w:rsidRPr="00B051DA">
          <w:rPr>
            <w:rStyle w:val="Hyperlink"/>
          </w:rPr>
          <w:t>http://www.nimh.nih.gov/health/topics/schizophrenia/index.shtml</w:t>
        </w:r>
      </w:hyperlink>
      <w:r w:rsidRPr="00B051DA">
        <w:t>.</w:t>
      </w:r>
      <w:bookmarkEnd w:id="300"/>
    </w:p>
    <w:p w:rsidR="00B051DA" w:rsidRPr="00B051DA" w:rsidRDefault="00B051DA" w:rsidP="00B051DA">
      <w:pPr>
        <w:pStyle w:val="EndNoteBibliography"/>
        <w:spacing w:after="0"/>
      </w:pPr>
      <w:bookmarkStart w:id="301" w:name="_ENREF_44"/>
      <w:r w:rsidRPr="00B051DA">
        <w:t>44.</w:t>
      </w:r>
      <w:r w:rsidRPr="00B051DA">
        <w:tab/>
        <w:t>Gandhi T, Zhong J, Mathivanan S, Karthick L, Chandrika K, Mohan SS, et al. Analysis of the human protein interactome and comparison with yeast, worm and fly interaction datasets. Nature genetics. 2006;38(3):285-93.</w:t>
      </w:r>
      <w:bookmarkEnd w:id="301"/>
    </w:p>
    <w:p w:rsidR="00B051DA" w:rsidRPr="00B051DA" w:rsidRDefault="00B051DA" w:rsidP="00B051DA">
      <w:pPr>
        <w:pStyle w:val="EndNoteBibliography"/>
        <w:spacing w:after="0"/>
      </w:pPr>
      <w:bookmarkStart w:id="302" w:name="_ENREF_45"/>
      <w:r w:rsidRPr="00B051DA">
        <w:t>45.</w:t>
      </w:r>
      <w:r w:rsidRPr="00B051DA">
        <w:tab/>
        <w:t>Brown KR, Jurisica I. Online predicted human interaction database. Bioinformatics. 2005;21(9):2076-82.</w:t>
      </w:r>
      <w:bookmarkEnd w:id="302"/>
    </w:p>
    <w:p w:rsidR="00B051DA" w:rsidRPr="00B051DA" w:rsidRDefault="00B051DA" w:rsidP="00B051DA">
      <w:pPr>
        <w:pStyle w:val="EndNoteBibliography"/>
        <w:spacing w:after="0"/>
      </w:pPr>
      <w:bookmarkStart w:id="303" w:name="_ENREF_46"/>
      <w:r w:rsidRPr="00B051DA">
        <w:lastRenderedPageBreak/>
        <w:t>46.</w:t>
      </w:r>
      <w:r w:rsidRPr="00B051DA">
        <w:tab/>
        <w:t>Franke L, Bakel Hv, Fokkens L, De Jong ED, Egmont-Petersen M, Wijmenga C. Reconstruction of a functional human gene network, with an application for prioritizing positional candidate genes. The American Journal of Human Genetics. 2006;78(6):1011-25.</w:t>
      </w:r>
      <w:bookmarkEnd w:id="303"/>
    </w:p>
    <w:p w:rsidR="00B051DA" w:rsidRPr="00B051DA" w:rsidRDefault="00B051DA" w:rsidP="00B051DA">
      <w:pPr>
        <w:pStyle w:val="EndNoteBibliography"/>
      </w:pPr>
      <w:bookmarkStart w:id="304" w:name="_ENREF_47"/>
      <w:r w:rsidRPr="00B051DA">
        <w:t>47.</w:t>
      </w:r>
      <w:r w:rsidRPr="00B051DA">
        <w:tab/>
        <w:t>Suravajhala P, Sundararajan VS. A classification scoring schema to validate protein interactors. Bioinformation. 2012;8(1):34.</w:t>
      </w:r>
      <w:bookmarkEnd w:id="304"/>
    </w:p>
    <w:p w:rsidR="00F30CB7" w:rsidRDefault="00C019D2" w:rsidP="00F30CB7">
      <w:pPr>
        <w:spacing w:after="120"/>
        <w:rPr>
          <w:rFonts w:ascii="Times New Roman" w:hAnsi="Times New Roman" w:cs="Times New Roman"/>
          <w:sz w:val="20"/>
          <w:szCs w:val="20"/>
        </w:rPr>
      </w:pPr>
      <w:r w:rsidRPr="007E3A1B">
        <w:rPr>
          <w:rFonts w:ascii="Times New Roman" w:hAnsi="Times New Roman" w:cs="Times New Roman"/>
          <w:sz w:val="20"/>
          <w:szCs w:val="20"/>
        </w:rPr>
        <w:fldChar w:fldCharType="end"/>
      </w:r>
    </w:p>
    <w:p w:rsidR="006D1C2A" w:rsidRDefault="00F30CB7" w:rsidP="00F30CB7">
      <w:pPr>
        <w:spacing w:after="120"/>
        <w:jc w:val="both"/>
        <w:rPr>
          <w:b/>
          <w:sz w:val="20"/>
        </w:rPr>
      </w:pPr>
      <w:r w:rsidRPr="003F3025">
        <w:rPr>
          <w:b/>
          <w:sz w:val="20"/>
        </w:rPr>
        <w:t>Authors</w:t>
      </w:r>
    </w:p>
    <w:p w:rsidR="00F30CB7" w:rsidRDefault="00F30CB7" w:rsidP="00F30CB7">
      <w:pPr>
        <w:spacing w:after="120"/>
        <w:jc w:val="both"/>
      </w:pPr>
    </w:p>
    <w:p w:rsidR="00F30CB7" w:rsidRDefault="00F30CB7" w:rsidP="00F30CB7">
      <w:pPr>
        <w:spacing w:after="120"/>
        <w:jc w:val="both"/>
        <w:rPr>
          <w:rFonts w:ascii="Times New Roman" w:hAnsi="Times New Roman" w:cs="Times New Roman"/>
          <w:sz w:val="20"/>
          <w:szCs w:val="20"/>
        </w:rPr>
      </w:pPr>
      <w:proofErr w:type="spellStart"/>
      <w:proofErr w:type="gramStart"/>
      <w:r w:rsidRPr="00F30CB7">
        <w:rPr>
          <w:rFonts w:ascii="Times New Roman" w:hAnsi="Times New Roman" w:cs="Times New Roman"/>
          <w:sz w:val="20"/>
          <w:szCs w:val="20"/>
        </w:rPr>
        <w:t>LahiruIddamalgoda</w:t>
      </w:r>
      <w:r>
        <w:rPr>
          <w:rFonts w:ascii="Times New Roman" w:hAnsi="Times New Roman" w:cs="Times New Roman"/>
          <w:sz w:val="20"/>
          <w:szCs w:val="20"/>
        </w:rPr>
        <w:t>is</w:t>
      </w:r>
      <w:proofErr w:type="spellEnd"/>
      <w:r>
        <w:rPr>
          <w:rFonts w:ascii="Times New Roman" w:hAnsi="Times New Roman" w:cs="Times New Roman"/>
          <w:sz w:val="20"/>
          <w:szCs w:val="20"/>
        </w:rPr>
        <w:t xml:space="preserve"> undergraduate student </w:t>
      </w:r>
      <w:r w:rsidR="007E3A1B">
        <w:rPr>
          <w:rFonts w:ascii="Times New Roman" w:hAnsi="Times New Roman" w:cs="Times New Roman"/>
          <w:sz w:val="20"/>
          <w:szCs w:val="20"/>
        </w:rPr>
        <w:t>at</w:t>
      </w:r>
      <w:r>
        <w:rPr>
          <w:rFonts w:ascii="Times New Roman" w:hAnsi="Times New Roman" w:cs="Times New Roman"/>
          <w:sz w:val="20"/>
          <w:szCs w:val="20"/>
        </w:rPr>
        <w:t xml:space="preserve"> University of Westminster.</w:t>
      </w:r>
      <w:proofErr w:type="gramEnd"/>
      <w:r w:rsidR="007E3A1B">
        <w:rPr>
          <w:rFonts w:ascii="Times New Roman" w:hAnsi="Times New Roman" w:cs="Times New Roman"/>
          <w:sz w:val="20"/>
          <w:szCs w:val="20"/>
        </w:rPr>
        <w:t xml:space="preserve"> Currently,</w:t>
      </w:r>
      <w:r>
        <w:rPr>
          <w:rFonts w:ascii="Times New Roman" w:hAnsi="Times New Roman" w:cs="Times New Roman"/>
          <w:sz w:val="20"/>
          <w:szCs w:val="20"/>
        </w:rPr>
        <w:t xml:space="preserve"> He is following a BEng Software Engineering degree.</w:t>
      </w:r>
    </w:p>
    <w:p w:rsidR="007E3A1B" w:rsidRPr="00F30CB7" w:rsidRDefault="00E54847" w:rsidP="00F30CB7">
      <w:pPr>
        <w:spacing w:after="120"/>
        <w:jc w:val="both"/>
        <w:rPr>
          <w:rFonts w:ascii="Times New Roman" w:hAnsi="Times New Roman" w:cs="Times New Roman"/>
          <w:sz w:val="20"/>
          <w:szCs w:val="20"/>
        </w:rPr>
      </w:pPr>
      <w:proofErr w:type="spellStart"/>
      <w:r>
        <w:rPr>
          <w:rFonts w:ascii="Times New Roman" w:hAnsi="Times New Roman" w:cs="Times New Roman"/>
          <w:sz w:val="20"/>
          <w:szCs w:val="20"/>
        </w:rPr>
        <w:t>AchalaAponso</w:t>
      </w:r>
      <w:proofErr w:type="spellEnd"/>
      <w:r>
        <w:rPr>
          <w:rFonts w:ascii="Times New Roman" w:hAnsi="Times New Roman" w:cs="Times New Roman"/>
          <w:sz w:val="20"/>
          <w:szCs w:val="20"/>
        </w:rPr>
        <w:t xml:space="preserve"> received the </w:t>
      </w:r>
      <w:proofErr w:type="spellStart"/>
      <w:r>
        <w:rPr>
          <w:rFonts w:ascii="Times New Roman" w:hAnsi="Times New Roman" w:cs="Times New Roman"/>
          <w:sz w:val="20"/>
          <w:szCs w:val="20"/>
        </w:rPr>
        <w:t>Bsc</w:t>
      </w:r>
      <w:proofErr w:type="spellEnd"/>
      <w:r>
        <w:rPr>
          <w:rFonts w:ascii="Times New Roman" w:hAnsi="Times New Roman" w:cs="Times New Roman"/>
          <w:sz w:val="20"/>
          <w:szCs w:val="20"/>
        </w:rPr>
        <w:t>. Software Engineering degree from the University</w:t>
      </w:r>
      <w:r w:rsidR="000344A8">
        <w:rPr>
          <w:rFonts w:ascii="Times New Roman" w:hAnsi="Times New Roman" w:cs="Times New Roman"/>
          <w:sz w:val="20"/>
          <w:szCs w:val="20"/>
        </w:rPr>
        <w:t xml:space="preserve"> of </w:t>
      </w:r>
      <w:proofErr w:type="spellStart"/>
      <w:proofErr w:type="gramStart"/>
      <w:r w:rsidR="000344A8">
        <w:rPr>
          <w:rFonts w:ascii="Times New Roman" w:hAnsi="Times New Roman" w:cs="Times New Roman"/>
          <w:sz w:val="20"/>
          <w:szCs w:val="20"/>
        </w:rPr>
        <w:t>Westminster.Currently</w:t>
      </w:r>
      <w:proofErr w:type="spellEnd"/>
      <w:r w:rsidR="000344A8">
        <w:rPr>
          <w:rFonts w:ascii="Times New Roman" w:hAnsi="Times New Roman" w:cs="Times New Roman"/>
          <w:sz w:val="20"/>
          <w:szCs w:val="20"/>
        </w:rPr>
        <w:t>,</w:t>
      </w:r>
      <w:proofErr w:type="gramEnd"/>
      <w:r w:rsidR="000344A8">
        <w:rPr>
          <w:rFonts w:ascii="Times New Roman" w:hAnsi="Times New Roman" w:cs="Times New Roman"/>
          <w:sz w:val="20"/>
          <w:szCs w:val="20"/>
        </w:rPr>
        <w:t xml:space="preserve"> He is following a MSC Data mining degree at University of </w:t>
      </w:r>
      <w:proofErr w:type="spellStart"/>
      <w:r w:rsidR="000344A8">
        <w:rPr>
          <w:rFonts w:ascii="Times New Roman" w:hAnsi="Times New Roman" w:cs="Times New Roman"/>
          <w:sz w:val="20"/>
          <w:szCs w:val="20"/>
        </w:rPr>
        <w:t>Moratuwa</w:t>
      </w:r>
      <w:proofErr w:type="spellEnd"/>
      <w:r w:rsidR="000344A8">
        <w:rPr>
          <w:rFonts w:ascii="Times New Roman" w:hAnsi="Times New Roman" w:cs="Times New Roman"/>
          <w:sz w:val="20"/>
          <w:szCs w:val="20"/>
        </w:rPr>
        <w:t>, Sri Lanka and also lecturing at Informatics Institute of Technology Sri Lanka.</w:t>
      </w:r>
    </w:p>
    <w:sectPr w:rsidR="007E3A1B" w:rsidRPr="00F30CB7" w:rsidSect="00593A9A">
      <w:pgSz w:w="11907" w:h="16839" w:code="9"/>
      <w:pgMar w:top="1701" w:right="1701" w:bottom="1701" w:left="1701"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Medie" w:date="2015-04-09T17:49:00Z" w:initials="M">
    <w:p w:rsidR="00B051DA" w:rsidRDefault="00B051DA">
      <w:pPr>
        <w:pStyle w:val="CommentText"/>
      </w:pPr>
      <w:r>
        <w:rPr>
          <w:rStyle w:val="CommentReference"/>
        </w:rPr>
        <w:annotationRef/>
      </w:r>
      <w:r>
        <w:t>Pl be clear?</w:t>
      </w:r>
    </w:p>
  </w:comment>
  <w:comment w:id="55" w:author="Medie" w:date="2015-04-09T17:50:00Z" w:initials="M">
    <w:p w:rsidR="00B051DA" w:rsidRDefault="00B051DA">
      <w:pPr>
        <w:pStyle w:val="CommentText"/>
      </w:pPr>
      <w:r>
        <w:rPr>
          <w:rStyle w:val="CommentReference"/>
        </w:rPr>
        <w:annotationRef/>
      </w:r>
      <w:r>
        <w:t xml:space="preserve">Pl put a flowchart for this. </w:t>
      </w:r>
    </w:p>
  </w:comment>
  <w:comment w:id="64" w:author="Medie" w:date="2015-04-09T17:51:00Z" w:initials="M">
    <w:p w:rsidR="00B051DA" w:rsidRDefault="00B051DA">
      <w:pPr>
        <w:pStyle w:val="CommentText"/>
      </w:pPr>
      <w:r>
        <w:rPr>
          <w:rStyle w:val="CommentReference"/>
        </w:rPr>
        <w:annotationRef/>
      </w:r>
      <w:r>
        <w:t>Why only one reference for so many?</w:t>
      </w:r>
    </w:p>
  </w:comment>
  <w:comment w:id="88" w:author="Medie" w:date="2015-04-09T17:51:00Z" w:initials="M">
    <w:p w:rsidR="00B051DA" w:rsidRDefault="00B051DA">
      <w:pPr>
        <w:pStyle w:val="CommentText"/>
      </w:pPr>
      <w:r>
        <w:rPr>
          <w:rStyle w:val="CommentReference"/>
        </w:rPr>
        <w:annotationRef/>
      </w:r>
      <w:r>
        <w:t>Pl explain details</w:t>
      </w:r>
    </w:p>
  </w:comment>
  <w:comment w:id="115" w:author="Medie" w:date="2015-04-09T17:51:00Z" w:initials="M">
    <w:p w:rsidR="00B051DA" w:rsidRDefault="00B051DA">
      <w:pPr>
        <w:pStyle w:val="CommentText"/>
      </w:pPr>
      <w:r>
        <w:rPr>
          <w:rStyle w:val="CommentReference"/>
        </w:rPr>
        <w:annotationRef/>
      </w:r>
      <w:r>
        <w:t>Pl try to insert references in order</w:t>
      </w:r>
    </w:p>
  </w:comment>
  <w:comment w:id="116" w:author="Medie" w:date="2015-04-09T17:52:00Z" w:initials="M">
    <w:p w:rsidR="00B051DA" w:rsidRDefault="00B051DA">
      <w:pPr>
        <w:pStyle w:val="CommentText"/>
      </w:pPr>
      <w:r>
        <w:rPr>
          <w:rStyle w:val="CommentReference"/>
        </w:rPr>
        <w:annotationRef/>
      </w:r>
      <w:r>
        <w:t xml:space="preserve">Is this your model or equation? If NOT </w:t>
      </w:r>
      <w:proofErr w:type="spellStart"/>
      <w:r>
        <w:t>pl</w:t>
      </w:r>
      <w:proofErr w:type="spellEnd"/>
      <w:r>
        <w:t xml:space="preserve"> cite the reference</w:t>
      </w:r>
    </w:p>
  </w:comment>
  <w:comment w:id="145" w:author="Medie" w:date="2015-04-09T17:53:00Z" w:initials="M">
    <w:p w:rsidR="00B051DA" w:rsidRDefault="00B051DA">
      <w:pPr>
        <w:pStyle w:val="CommentText"/>
      </w:pPr>
      <w:r>
        <w:rPr>
          <w:rStyle w:val="CommentReference"/>
        </w:rPr>
        <w:annotationRef/>
      </w:r>
    </w:p>
  </w:comment>
  <w:comment w:id="169" w:author="Medie" w:date="2015-04-09T17:53:00Z" w:initials="M">
    <w:p w:rsidR="00B051DA" w:rsidRDefault="00B051DA">
      <w:pPr>
        <w:pStyle w:val="CommentText"/>
      </w:pPr>
      <w:r>
        <w:rPr>
          <w:rStyle w:val="CommentReference"/>
        </w:rPr>
        <w:annotationRef/>
      </w:r>
      <w:r>
        <w:t>Pl avoid such words</w:t>
      </w:r>
    </w:p>
  </w:comment>
  <w:comment w:id="180" w:author="Lahiru" w:date="2015-04-11T11:37:00Z" w:initials="L">
    <w:p w:rsidR="00B051DA" w:rsidRDefault="00B051DA">
      <w:pPr>
        <w:pStyle w:val="CommentText"/>
      </w:pPr>
      <w:r>
        <w:rPr>
          <w:rStyle w:val="CommentReference"/>
        </w:rPr>
        <w:annotationRef/>
      </w:r>
      <w:r>
        <w:t xml:space="preserve">What is wrong in this part, please explain me then I can get idea for rewriting </w:t>
      </w:r>
    </w:p>
  </w:comment>
  <w:comment w:id="179" w:author="Medie" w:date="2015-04-09T17:54:00Z" w:initials="M">
    <w:p w:rsidR="00B051DA" w:rsidRDefault="00B051DA">
      <w:pPr>
        <w:pStyle w:val="CommentText"/>
      </w:pPr>
      <w:r>
        <w:rPr>
          <w:rStyle w:val="CommentReference"/>
        </w:rPr>
        <w:annotationRef/>
      </w:r>
      <w:r>
        <w:t xml:space="preserve">Pl </w:t>
      </w:r>
      <w:proofErr w:type="spellStart"/>
      <w:r>
        <w:t>reqrite</w:t>
      </w:r>
      <w:proofErr w:type="spellEnd"/>
      <w:r>
        <w:t xml:space="preserve"> this part</w:t>
      </w:r>
    </w:p>
  </w:comment>
  <w:comment w:id="234" w:author="Medie" w:date="2015-04-09T17:55:00Z" w:initials="M">
    <w:p w:rsidR="00B051DA" w:rsidRDefault="00B051DA">
      <w:pPr>
        <w:pStyle w:val="CommentText"/>
      </w:pPr>
      <w:r>
        <w:rPr>
          <w:rStyle w:val="CommentReference"/>
        </w:rPr>
        <w:annotationRef/>
      </w:r>
      <w:r>
        <w:t>You may also use or cite our classification scoring approach</w:t>
      </w:r>
    </w:p>
  </w:comment>
  <w:comment w:id="257" w:author="Medie" w:date="2015-04-09T17:55:00Z" w:initials="M">
    <w:p w:rsidR="00B051DA" w:rsidRDefault="00B051DA">
      <w:pPr>
        <w:pStyle w:val="CommentText"/>
      </w:pPr>
      <w:r>
        <w:rPr>
          <w:rStyle w:val="CommentReference"/>
        </w:rPr>
        <w:annotationRef/>
      </w:r>
      <w:r>
        <w:t xml:space="preserve">References should be in Vancouver format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714" w:rsidRDefault="00C61714" w:rsidP="006D1C2A">
      <w:pPr>
        <w:spacing w:after="0" w:line="240" w:lineRule="auto"/>
      </w:pPr>
      <w:r>
        <w:separator/>
      </w:r>
    </w:p>
  </w:endnote>
  <w:endnote w:type="continuationSeparator" w:id="0">
    <w:p w:rsidR="00C61714" w:rsidRDefault="00C61714" w:rsidP="006D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714" w:rsidRDefault="00C61714" w:rsidP="006D1C2A">
      <w:pPr>
        <w:spacing w:after="0" w:line="240" w:lineRule="auto"/>
      </w:pPr>
      <w:r>
        <w:separator/>
      </w:r>
    </w:p>
  </w:footnote>
  <w:footnote w:type="continuationSeparator" w:id="0">
    <w:p w:rsidR="00C61714" w:rsidRDefault="00C61714" w:rsidP="006D1C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C7EBF"/>
    <w:multiLevelType w:val="hybridMultilevel"/>
    <w:tmpl w:val="055E58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A17E34"/>
    <w:multiLevelType w:val="hybridMultilevel"/>
    <w:tmpl w:val="3E56B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90AA0"/>
    <w:multiLevelType w:val="hybridMultilevel"/>
    <w:tmpl w:val="790AF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2835DD"/>
    <w:multiLevelType w:val="hybridMultilevel"/>
    <w:tmpl w:val="12D265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6D5E5B"/>
    <w:multiLevelType w:val="hybridMultilevel"/>
    <w:tmpl w:val="AF3AC1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3255CEB"/>
    <w:multiLevelType w:val="hybridMultilevel"/>
    <w:tmpl w:val="DCECF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CD7520"/>
    <w:multiLevelType w:val="hybridMultilevel"/>
    <w:tmpl w:val="7720A2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71C37AC"/>
    <w:multiLevelType w:val="hybridMultilevel"/>
    <w:tmpl w:val="0D76C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5"/>
  </w:num>
  <w:num w:numId="5">
    <w:abstractNumId w:val="6"/>
  </w:num>
  <w:num w:numId="6">
    <w:abstractNumId w:val="7"/>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8&lt;/item&gt;&lt;item&gt;11&lt;/item&gt;&lt;item&gt;12&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item&gt;70&lt;/item&gt;&lt;item&gt;71&lt;/item&gt;&lt;item&gt;72&lt;/item&gt;&lt;/record-ids&gt;&lt;/item&gt;&lt;/Libraries&gt;"/>
  </w:docVars>
  <w:rsids>
    <w:rsidRoot w:val="006D1C2A"/>
    <w:rsid w:val="000017D3"/>
    <w:rsid w:val="00003547"/>
    <w:rsid w:val="000041D6"/>
    <w:rsid w:val="0000737A"/>
    <w:rsid w:val="0001074B"/>
    <w:rsid w:val="00011B0B"/>
    <w:rsid w:val="00020C22"/>
    <w:rsid w:val="0002233D"/>
    <w:rsid w:val="000223E0"/>
    <w:rsid w:val="00026A30"/>
    <w:rsid w:val="000339AD"/>
    <w:rsid w:val="000344A8"/>
    <w:rsid w:val="00034DF8"/>
    <w:rsid w:val="00035D3E"/>
    <w:rsid w:val="00036D58"/>
    <w:rsid w:val="00036FA0"/>
    <w:rsid w:val="00040460"/>
    <w:rsid w:val="00040DCC"/>
    <w:rsid w:val="00043B54"/>
    <w:rsid w:val="00043E68"/>
    <w:rsid w:val="000443B6"/>
    <w:rsid w:val="00045CD1"/>
    <w:rsid w:val="000505DF"/>
    <w:rsid w:val="00054F24"/>
    <w:rsid w:val="00060FB1"/>
    <w:rsid w:val="00064E41"/>
    <w:rsid w:val="00065532"/>
    <w:rsid w:val="00072690"/>
    <w:rsid w:val="000754AA"/>
    <w:rsid w:val="00081B34"/>
    <w:rsid w:val="000827FE"/>
    <w:rsid w:val="00083018"/>
    <w:rsid w:val="0008346D"/>
    <w:rsid w:val="00085766"/>
    <w:rsid w:val="00085E53"/>
    <w:rsid w:val="00087061"/>
    <w:rsid w:val="00087095"/>
    <w:rsid w:val="0008720E"/>
    <w:rsid w:val="000949C4"/>
    <w:rsid w:val="000953CC"/>
    <w:rsid w:val="00095DF3"/>
    <w:rsid w:val="00096CC1"/>
    <w:rsid w:val="000972A3"/>
    <w:rsid w:val="00097B70"/>
    <w:rsid w:val="000A24B5"/>
    <w:rsid w:val="000A6E05"/>
    <w:rsid w:val="000B4102"/>
    <w:rsid w:val="000B4D7B"/>
    <w:rsid w:val="000B4F2D"/>
    <w:rsid w:val="000B4FC4"/>
    <w:rsid w:val="000B6617"/>
    <w:rsid w:val="000C0F78"/>
    <w:rsid w:val="000C3EC4"/>
    <w:rsid w:val="000C56D1"/>
    <w:rsid w:val="000C62A6"/>
    <w:rsid w:val="000C6E97"/>
    <w:rsid w:val="000D0F14"/>
    <w:rsid w:val="000D1FAC"/>
    <w:rsid w:val="000D3B4B"/>
    <w:rsid w:val="000E0B43"/>
    <w:rsid w:val="000E0BAB"/>
    <w:rsid w:val="000E52F2"/>
    <w:rsid w:val="000F0319"/>
    <w:rsid w:val="000F0781"/>
    <w:rsid w:val="000F2EEC"/>
    <w:rsid w:val="000F42C4"/>
    <w:rsid w:val="000F65F7"/>
    <w:rsid w:val="00102318"/>
    <w:rsid w:val="00104C44"/>
    <w:rsid w:val="00105BF3"/>
    <w:rsid w:val="00106922"/>
    <w:rsid w:val="00110387"/>
    <w:rsid w:val="00112C25"/>
    <w:rsid w:val="00114D31"/>
    <w:rsid w:val="001173AF"/>
    <w:rsid w:val="00120A0B"/>
    <w:rsid w:val="0012261D"/>
    <w:rsid w:val="00122EB3"/>
    <w:rsid w:val="00124A26"/>
    <w:rsid w:val="00124C46"/>
    <w:rsid w:val="0012639F"/>
    <w:rsid w:val="00134508"/>
    <w:rsid w:val="001358D4"/>
    <w:rsid w:val="00140BC4"/>
    <w:rsid w:val="001461EF"/>
    <w:rsid w:val="001524BD"/>
    <w:rsid w:val="00163D50"/>
    <w:rsid w:val="001660EE"/>
    <w:rsid w:val="001671CA"/>
    <w:rsid w:val="001719A6"/>
    <w:rsid w:val="0017215A"/>
    <w:rsid w:val="001728D3"/>
    <w:rsid w:val="00173515"/>
    <w:rsid w:val="0017361B"/>
    <w:rsid w:val="00173E99"/>
    <w:rsid w:val="00175E0A"/>
    <w:rsid w:val="00183307"/>
    <w:rsid w:val="00185FF8"/>
    <w:rsid w:val="00187628"/>
    <w:rsid w:val="00187956"/>
    <w:rsid w:val="00190904"/>
    <w:rsid w:val="0019310E"/>
    <w:rsid w:val="00193C64"/>
    <w:rsid w:val="00197DB0"/>
    <w:rsid w:val="001A10C1"/>
    <w:rsid w:val="001A56BA"/>
    <w:rsid w:val="001B41AA"/>
    <w:rsid w:val="001B605D"/>
    <w:rsid w:val="001C4351"/>
    <w:rsid w:val="001C6FF2"/>
    <w:rsid w:val="001D05D2"/>
    <w:rsid w:val="001D1C83"/>
    <w:rsid w:val="001D294C"/>
    <w:rsid w:val="001D2F40"/>
    <w:rsid w:val="001D3FB0"/>
    <w:rsid w:val="001D417F"/>
    <w:rsid w:val="001D424A"/>
    <w:rsid w:val="001D4814"/>
    <w:rsid w:val="001E53E9"/>
    <w:rsid w:val="001E65C7"/>
    <w:rsid w:val="001E776B"/>
    <w:rsid w:val="001F3055"/>
    <w:rsid w:val="001F333D"/>
    <w:rsid w:val="001F66A8"/>
    <w:rsid w:val="00200A36"/>
    <w:rsid w:val="00201C77"/>
    <w:rsid w:val="00202716"/>
    <w:rsid w:val="002108A4"/>
    <w:rsid w:val="00211A68"/>
    <w:rsid w:val="0021383D"/>
    <w:rsid w:val="002140F7"/>
    <w:rsid w:val="002141B2"/>
    <w:rsid w:val="00215DAB"/>
    <w:rsid w:val="00216441"/>
    <w:rsid w:val="002233E4"/>
    <w:rsid w:val="0022545A"/>
    <w:rsid w:val="00225D17"/>
    <w:rsid w:val="00230938"/>
    <w:rsid w:val="00232C02"/>
    <w:rsid w:val="00234CA2"/>
    <w:rsid w:val="00236475"/>
    <w:rsid w:val="002416C9"/>
    <w:rsid w:val="00242B71"/>
    <w:rsid w:val="002437F1"/>
    <w:rsid w:val="002459F3"/>
    <w:rsid w:val="0024618A"/>
    <w:rsid w:val="00247921"/>
    <w:rsid w:val="002524C7"/>
    <w:rsid w:val="0025289B"/>
    <w:rsid w:val="00252F26"/>
    <w:rsid w:val="00254F9F"/>
    <w:rsid w:val="00255AC1"/>
    <w:rsid w:val="002565CB"/>
    <w:rsid w:val="002566BC"/>
    <w:rsid w:val="00260EF7"/>
    <w:rsid w:val="00264C5A"/>
    <w:rsid w:val="00264EAE"/>
    <w:rsid w:val="00270BEB"/>
    <w:rsid w:val="002716EB"/>
    <w:rsid w:val="002720A4"/>
    <w:rsid w:val="002751BB"/>
    <w:rsid w:val="002753DD"/>
    <w:rsid w:val="0027680C"/>
    <w:rsid w:val="00281B15"/>
    <w:rsid w:val="00282014"/>
    <w:rsid w:val="00283353"/>
    <w:rsid w:val="00283782"/>
    <w:rsid w:val="00284858"/>
    <w:rsid w:val="00285FEC"/>
    <w:rsid w:val="00290092"/>
    <w:rsid w:val="00291280"/>
    <w:rsid w:val="00293375"/>
    <w:rsid w:val="00293970"/>
    <w:rsid w:val="00297C37"/>
    <w:rsid w:val="002A0267"/>
    <w:rsid w:val="002A0808"/>
    <w:rsid w:val="002A5B49"/>
    <w:rsid w:val="002A5D25"/>
    <w:rsid w:val="002A64AB"/>
    <w:rsid w:val="002B0004"/>
    <w:rsid w:val="002B0389"/>
    <w:rsid w:val="002B05C7"/>
    <w:rsid w:val="002B2F51"/>
    <w:rsid w:val="002B6A77"/>
    <w:rsid w:val="002C259E"/>
    <w:rsid w:val="002C2AED"/>
    <w:rsid w:val="002C3D4A"/>
    <w:rsid w:val="002C6DCC"/>
    <w:rsid w:val="002C7E02"/>
    <w:rsid w:val="002D0BD0"/>
    <w:rsid w:val="002D56C7"/>
    <w:rsid w:val="002D78FA"/>
    <w:rsid w:val="002E33EE"/>
    <w:rsid w:val="002E35BA"/>
    <w:rsid w:val="002F1627"/>
    <w:rsid w:val="002F41E1"/>
    <w:rsid w:val="002F6448"/>
    <w:rsid w:val="002F75E9"/>
    <w:rsid w:val="00300CB1"/>
    <w:rsid w:val="00302763"/>
    <w:rsid w:val="003047C1"/>
    <w:rsid w:val="003061A3"/>
    <w:rsid w:val="00306442"/>
    <w:rsid w:val="00306911"/>
    <w:rsid w:val="00306D09"/>
    <w:rsid w:val="003074B0"/>
    <w:rsid w:val="003112C4"/>
    <w:rsid w:val="0031290E"/>
    <w:rsid w:val="00312BF9"/>
    <w:rsid w:val="00316B07"/>
    <w:rsid w:val="00320573"/>
    <w:rsid w:val="00326226"/>
    <w:rsid w:val="003266B0"/>
    <w:rsid w:val="003268AC"/>
    <w:rsid w:val="00327D48"/>
    <w:rsid w:val="00330501"/>
    <w:rsid w:val="0033165E"/>
    <w:rsid w:val="003340BA"/>
    <w:rsid w:val="00341363"/>
    <w:rsid w:val="00341448"/>
    <w:rsid w:val="003433B9"/>
    <w:rsid w:val="003442F5"/>
    <w:rsid w:val="003477E1"/>
    <w:rsid w:val="0035110E"/>
    <w:rsid w:val="00351B8B"/>
    <w:rsid w:val="00354B1B"/>
    <w:rsid w:val="0035537D"/>
    <w:rsid w:val="00357022"/>
    <w:rsid w:val="003719AC"/>
    <w:rsid w:val="0037324E"/>
    <w:rsid w:val="003740B8"/>
    <w:rsid w:val="00374991"/>
    <w:rsid w:val="00377CB4"/>
    <w:rsid w:val="00380D4F"/>
    <w:rsid w:val="00384B04"/>
    <w:rsid w:val="003857F2"/>
    <w:rsid w:val="00386D27"/>
    <w:rsid w:val="00390160"/>
    <w:rsid w:val="00391031"/>
    <w:rsid w:val="00391ECD"/>
    <w:rsid w:val="00392BC3"/>
    <w:rsid w:val="003933DC"/>
    <w:rsid w:val="003A062E"/>
    <w:rsid w:val="003A50EA"/>
    <w:rsid w:val="003A5394"/>
    <w:rsid w:val="003B286F"/>
    <w:rsid w:val="003B3A75"/>
    <w:rsid w:val="003B6DA5"/>
    <w:rsid w:val="003C09BC"/>
    <w:rsid w:val="003C3EAB"/>
    <w:rsid w:val="003C51C4"/>
    <w:rsid w:val="003C7A19"/>
    <w:rsid w:val="003D0F7A"/>
    <w:rsid w:val="003D4AA5"/>
    <w:rsid w:val="003E1B96"/>
    <w:rsid w:val="003E32E3"/>
    <w:rsid w:val="003F0670"/>
    <w:rsid w:val="003F2073"/>
    <w:rsid w:val="003F41C6"/>
    <w:rsid w:val="0040180F"/>
    <w:rsid w:val="00401D7D"/>
    <w:rsid w:val="0040205D"/>
    <w:rsid w:val="00402C3D"/>
    <w:rsid w:val="00403C5B"/>
    <w:rsid w:val="00405383"/>
    <w:rsid w:val="00410AAC"/>
    <w:rsid w:val="00415466"/>
    <w:rsid w:val="0041559D"/>
    <w:rsid w:val="004169A7"/>
    <w:rsid w:val="004209E8"/>
    <w:rsid w:val="0042469C"/>
    <w:rsid w:val="00424B96"/>
    <w:rsid w:val="004311A1"/>
    <w:rsid w:val="0043259A"/>
    <w:rsid w:val="004347C8"/>
    <w:rsid w:val="004369CA"/>
    <w:rsid w:val="00437340"/>
    <w:rsid w:val="00440FF5"/>
    <w:rsid w:val="00444809"/>
    <w:rsid w:val="00445AA9"/>
    <w:rsid w:val="00445C6A"/>
    <w:rsid w:val="00446966"/>
    <w:rsid w:val="00446AF0"/>
    <w:rsid w:val="00446E68"/>
    <w:rsid w:val="00451CFC"/>
    <w:rsid w:val="00457072"/>
    <w:rsid w:val="00462083"/>
    <w:rsid w:val="0046340C"/>
    <w:rsid w:val="00466383"/>
    <w:rsid w:val="00467F72"/>
    <w:rsid w:val="004706B2"/>
    <w:rsid w:val="00470749"/>
    <w:rsid w:val="004708ED"/>
    <w:rsid w:val="00471EAB"/>
    <w:rsid w:val="00475500"/>
    <w:rsid w:val="00477BCD"/>
    <w:rsid w:val="00480EB3"/>
    <w:rsid w:val="0048443C"/>
    <w:rsid w:val="004867AC"/>
    <w:rsid w:val="0049051D"/>
    <w:rsid w:val="00490F14"/>
    <w:rsid w:val="00493165"/>
    <w:rsid w:val="00493286"/>
    <w:rsid w:val="004A02E4"/>
    <w:rsid w:val="004A1BE9"/>
    <w:rsid w:val="004A2898"/>
    <w:rsid w:val="004A4C6D"/>
    <w:rsid w:val="004A4E0C"/>
    <w:rsid w:val="004A5550"/>
    <w:rsid w:val="004B12AE"/>
    <w:rsid w:val="004B355E"/>
    <w:rsid w:val="004B3EA4"/>
    <w:rsid w:val="004B4897"/>
    <w:rsid w:val="004B6D92"/>
    <w:rsid w:val="004C4ADA"/>
    <w:rsid w:val="004C7429"/>
    <w:rsid w:val="004C7871"/>
    <w:rsid w:val="004C793B"/>
    <w:rsid w:val="004D209B"/>
    <w:rsid w:val="004D2239"/>
    <w:rsid w:val="004D34BB"/>
    <w:rsid w:val="004D6BCD"/>
    <w:rsid w:val="004E2845"/>
    <w:rsid w:val="004F0BFA"/>
    <w:rsid w:val="004F0C47"/>
    <w:rsid w:val="004F1C3A"/>
    <w:rsid w:val="004F37A9"/>
    <w:rsid w:val="004F3D4E"/>
    <w:rsid w:val="004F561A"/>
    <w:rsid w:val="004F5FFE"/>
    <w:rsid w:val="004F632F"/>
    <w:rsid w:val="00501E70"/>
    <w:rsid w:val="00503A91"/>
    <w:rsid w:val="00510F5F"/>
    <w:rsid w:val="005119A6"/>
    <w:rsid w:val="00521193"/>
    <w:rsid w:val="00526AF0"/>
    <w:rsid w:val="00534676"/>
    <w:rsid w:val="00534884"/>
    <w:rsid w:val="00534916"/>
    <w:rsid w:val="00535E4A"/>
    <w:rsid w:val="00540A08"/>
    <w:rsid w:val="005418C2"/>
    <w:rsid w:val="00542A1D"/>
    <w:rsid w:val="00546365"/>
    <w:rsid w:val="005500C9"/>
    <w:rsid w:val="005539B2"/>
    <w:rsid w:val="00554166"/>
    <w:rsid w:val="00554B59"/>
    <w:rsid w:val="00557350"/>
    <w:rsid w:val="0056202D"/>
    <w:rsid w:val="00562566"/>
    <w:rsid w:val="0056680A"/>
    <w:rsid w:val="005676B5"/>
    <w:rsid w:val="00567B6E"/>
    <w:rsid w:val="00567D59"/>
    <w:rsid w:val="00574602"/>
    <w:rsid w:val="00574BE2"/>
    <w:rsid w:val="00576C62"/>
    <w:rsid w:val="00577154"/>
    <w:rsid w:val="0058052E"/>
    <w:rsid w:val="00582B23"/>
    <w:rsid w:val="00585FF2"/>
    <w:rsid w:val="00586405"/>
    <w:rsid w:val="00587B77"/>
    <w:rsid w:val="00593A9A"/>
    <w:rsid w:val="00595722"/>
    <w:rsid w:val="00595E2B"/>
    <w:rsid w:val="005968C8"/>
    <w:rsid w:val="005A09F9"/>
    <w:rsid w:val="005A2FF5"/>
    <w:rsid w:val="005A57DA"/>
    <w:rsid w:val="005A5D21"/>
    <w:rsid w:val="005B1AB7"/>
    <w:rsid w:val="005B2330"/>
    <w:rsid w:val="005B587F"/>
    <w:rsid w:val="005B64C8"/>
    <w:rsid w:val="005B7DD5"/>
    <w:rsid w:val="005C146B"/>
    <w:rsid w:val="005C7130"/>
    <w:rsid w:val="005D1CFC"/>
    <w:rsid w:val="005D202D"/>
    <w:rsid w:val="005D5B1F"/>
    <w:rsid w:val="005D6793"/>
    <w:rsid w:val="005D6D5F"/>
    <w:rsid w:val="005D6F88"/>
    <w:rsid w:val="005D7338"/>
    <w:rsid w:val="005E02D6"/>
    <w:rsid w:val="005E1E67"/>
    <w:rsid w:val="005E205B"/>
    <w:rsid w:val="005E318E"/>
    <w:rsid w:val="005E4AD3"/>
    <w:rsid w:val="005E4D7C"/>
    <w:rsid w:val="005E5D32"/>
    <w:rsid w:val="005E6270"/>
    <w:rsid w:val="005F0F3C"/>
    <w:rsid w:val="005F0F5A"/>
    <w:rsid w:val="005F353E"/>
    <w:rsid w:val="005F673B"/>
    <w:rsid w:val="006057FC"/>
    <w:rsid w:val="00607BA1"/>
    <w:rsid w:val="00616190"/>
    <w:rsid w:val="00616273"/>
    <w:rsid w:val="00620A9E"/>
    <w:rsid w:val="00624C27"/>
    <w:rsid w:val="00625EB7"/>
    <w:rsid w:val="00626F3E"/>
    <w:rsid w:val="00627578"/>
    <w:rsid w:val="006313E6"/>
    <w:rsid w:val="00631838"/>
    <w:rsid w:val="0063250E"/>
    <w:rsid w:val="00632838"/>
    <w:rsid w:val="00634F76"/>
    <w:rsid w:val="0063604E"/>
    <w:rsid w:val="00636240"/>
    <w:rsid w:val="00637E9B"/>
    <w:rsid w:val="006404A0"/>
    <w:rsid w:val="006417AE"/>
    <w:rsid w:val="006422DE"/>
    <w:rsid w:val="0064263C"/>
    <w:rsid w:val="006444D0"/>
    <w:rsid w:val="00647BF6"/>
    <w:rsid w:val="00650CB6"/>
    <w:rsid w:val="00655034"/>
    <w:rsid w:val="00663B75"/>
    <w:rsid w:val="006644EB"/>
    <w:rsid w:val="00671990"/>
    <w:rsid w:val="00672B5B"/>
    <w:rsid w:val="006734B2"/>
    <w:rsid w:val="00674B1B"/>
    <w:rsid w:val="006759CD"/>
    <w:rsid w:val="006772BB"/>
    <w:rsid w:val="00677A7B"/>
    <w:rsid w:val="00681160"/>
    <w:rsid w:val="00681C0D"/>
    <w:rsid w:val="00682C5F"/>
    <w:rsid w:val="006843D2"/>
    <w:rsid w:val="00685A02"/>
    <w:rsid w:val="00685D46"/>
    <w:rsid w:val="00691A46"/>
    <w:rsid w:val="00692388"/>
    <w:rsid w:val="00693C85"/>
    <w:rsid w:val="00696301"/>
    <w:rsid w:val="00696DA8"/>
    <w:rsid w:val="006A1378"/>
    <w:rsid w:val="006A450F"/>
    <w:rsid w:val="006A52B5"/>
    <w:rsid w:val="006B0500"/>
    <w:rsid w:val="006B1D8B"/>
    <w:rsid w:val="006B3824"/>
    <w:rsid w:val="006B3BDD"/>
    <w:rsid w:val="006B50EF"/>
    <w:rsid w:val="006C07A6"/>
    <w:rsid w:val="006C2A0F"/>
    <w:rsid w:val="006C2B30"/>
    <w:rsid w:val="006C3035"/>
    <w:rsid w:val="006C3AD4"/>
    <w:rsid w:val="006D1C2A"/>
    <w:rsid w:val="006D5BD8"/>
    <w:rsid w:val="006E3535"/>
    <w:rsid w:val="006E4E1B"/>
    <w:rsid w:val="006E5519"/>
    <w:rsid w:val="006F3729"/>
    <w:rsid w:val="00701DFA"/>
    <w:rsid w:val="00703D9F"/>
    <w:rsid w:val="0071567A"/>
    <w:rsid w:val="00715C06"/>
    <w:rsid w:val="00720851"/>
    <w:rsid w:val="00720F89"/>
    <w:rsid w:val="0072407A"/>
    <w:rsid w:val="00727CC0"/>
    <w:rsid w:val="00732BC6"/>
    <w:rsid w:val="00736D92"/>
    <w:rsid w:val="00742E2D"/>
    <w:rsid w:val="00744306"/>
    <w:rsid w:val="00745422"/>
    <w:rsid w:val="0074602C"/>
    <w:rsid w:val="00756011"/>
    <w:rsid w:val="007602F5"/>
    <w:rsid w:val="00766A85"/>
    <w:rsid w:val="00770BA8"/>
    <w:rsid w:val="00770E19"/>
    <w:rsid w:val="00771200"/>
    <w:rsid w:val="007721D6"/>
    <w:rsid w:val="0077278E"/>
    <w:rsid w:val="007757D7"/>
    <w:rsid w:val="00781402"/>
    <w:rsid w:val="00783E50"/>
    <w:rsid w:val="007843C5"/>
    <w:rsid w:val="00785F8E"/>
    <w:rsid w:val="007874EB"/>
    <w:rsid w:val="00796517"/>
    <w:rsid w:val="007A0679"/>
    <w:rsid w:val="007A4B2A"/>
    <w:rsid w:val="007A5CDC"/>
    <w:rsid w:val="007A692E"/>
    <w:rsid w:val="007A6F54"/>
    <w:rsid w:val="007A7810"/>
    <w:rsid w:val="007A7D13"/>
    <w:rsid w:val="007B0ED9"/>
    <w:rsid w:val="007B4934"/>
    <w:rsid w:val="007B5089"/>
    <w:rsid w:val="007B59CF"/>
    <w:rsid w:val="007C4EC1"/>
    <w:rsid w:val="007D1158"/>
    <w:rsid w:val="007D1752"/>
    <w:rsid w:val="007D2274"/>
    <w:rsid w:val="007D5DC9"/>
    <w:rsid w:val="007D67D0"/>
    <w:rsid w:val="007D693A"/>
    <w:rsid w:val="007E3A1B"/>
    <w:rsid w:val="007E40EE"/>
    <w:rsid w:val="007E7E70"/>
    <w:rsid w:val="007F0FE9"/>
    <w:rsid w:val="007F6F48"/>
    <w:rsid w:val="00800133"/>
    <w:rsid w:val="00800311"/>
    <w:rsid w:val="008005D4"/>
    <w:rsid w:val="00802109"/>
    <w:rsid w:val="008054C5"/>
    <w:rsid w:val="00806B87"/>
    <w:rsid w:val="00810608"/>
    <w:rsid w:val="00813876"/>
    <w:rsid w:val="00824681"/>
    <w:rsid w:val="00830360"/>
    <w:rsid w:val="008311BC"/>
    <w:rsid w:val="00832316"/>
    <w:rsid w:val="00835830"/>
    <w:rsid w:val="00835F08"/>
    <w:rsid w:val="0084140C"/>
    <w:rsid w:val="00843220"/>
    <w:rsid w:val="00844920"/>
    <w:rsid w:val="00844E27"/>
    <w:rsid w:val="00845344"/>
    <w:rsid w:val="0085171F"/>
    <w:rsid w:val="00851CF1"/>
    <w:rsid w:val="00851EDA"/>
    <w:rsid w:val="00852298"/>
    <w:rsid w:val="00854FD4"/>
    <w:rsid w:val="00857D8F"/>
    <w:rsid w:val="00861812"/>
    <w:rsid w:val="00861EA6"/>
    <w:rsid w:val="00864AEE"/>
    <w:rsid w:val="00864D4B"/>
    <w:rsid w:val="008663CB"/>
    <w:rsid w:val="0087151B"/>
    <w:rsid w:val="00871608"/>
    <w:rsid w:val="008778FD"/>
    <w:rsid w:val="00883758"/>
    <w:rsid w:val="00885567"/>
    <w:rsid w:val="0088608F"/>
    <w:rsid w:val="00890E5A"/>
    <w:rsid w:val="00891E2B"/>
    <w:rsid w:val="00893162"/>
    <w:rsid w:val="008A416B"/>
    <w:rsid w:val="008A497A"/>
    <w:rsid w:val="008A4BA4"/>
    <w:rsid w:val="008A50DC"/>
    <w:rsid w:val="008A7012"/>
    <w:rsid w:val="008B023F"/>
    <w:rsid w:val="008B33B0"/>
    <w:rsid w:val="008C1587"/>
    <w:rsid w:val="008C321D"/>
    <w:rsid w:val="008C4C6C"/>
    <w:rsid w:val="008C4F18"/>
    <w:rsid w:val="008D04CD"/>
    <w:rsid w:val="008D1574"/>
    <w:rsid w:val="008D1B36"/>
    <w:rsid w:val="008D4DFD"/>
    <w:rsid w:val="008D6B3F"/>
    <w:rsid w:val="008E3181"/>
    <w:rsid w:val="008E4698"/>
    <w:rsid w:val="008E5A3E"/>
    <w:rsid w:val="008F3C44"/>
    <w:rsid w:val="008F4B2E"/>
    <w:rsid w:val="0090446E"/>
    <w:rsid w:val="009045C6"/>
    <w:rsid w:val="00907FFA"/>
    <w:rsid w:val="009134F8"/>
    <w:rsid w:val="00913A3C"/>
    <w:rsid w:val="00915389"/>
    <w:rsid w:val="00922499"/>
    <w:rsid w:val="00925F7F"/>
    <w:rsid w:val="00931BA0"/>
    <w:rsid w:val="009336E2"/>
    <w:rsid w:val="00934622"/>
    <w:rsid w:val="009407E6"/>
    <w:rsid w:val="00940F86"/>
    <w:rsid w:val="0094244B"/>
    <w:rsid w:val="0094285C"/>
    <w:rsid w:val="009569E5"/>
    <w:rsid w:val="00961321"/>
    <w:rsid w:val="0096243D"/>
    <w:rsid w:val="0096720C"/>
    <w:rsid w:val="0097799E"/>
    <w:rsid w:val="00983597"/>
    <w:rsid w:val="009849C6"/>
    <w:rsid w:val="00990A86"/>
    <w:rsid w:val="009915C6"/>
    <w:rsid w:val="00991618"/>
    <w:rsid w:val="00993566"/>
    <w:rsid w:val="00994132"/>
    <w:rsid w:val="009942C0"/>
    <w:rsid w:val="009968AE"/>
    <w:rsid w:val="00997216"/>
    <w:rsid w:val="009A02CC"/>
    <w:rsid w:val="009A0D87"/>
    <w:rsid w:val="009A1238"/>
    <w:rsid w:val="009A2A55"/>
    <w:rsid w:val="009A3D74"/>
    <w:rsid w:val="009A5781"/>
    <w:rsid w:val="009A59C5"/>
    <w:rsid w:val="009B0ABB"/>
    <w:rsid w:val="009B4EC1"/>
    <w:rsid w:val="009B681E"/>
    <w:rsid w:val="009B6DB5"/>
    <w:rsid w:val="009B763B"/>
    <w:rsid w:val="009C0390"/>
    <w:rsid w:val="009C0B27"/>
    <w:rsid w:val="009C144F"/>
    <w:rsid w:val="009C29C5"/>
    <w:rsid w:val="009C343D"/>
    <w:rsid w:val="009C7016"/>
    <w:rsid w:val="009D1D77"/>
    <w:rsid w:val="009D34DF"/>
    <w:rsid w:val="009D3A13"/>
    <w:rsid w:val="009D3CD5"/>
    <w:rsid w:val="009D77C7"/>
    <w:rsid w:val="009E0E75"/>
    <w:rsid w:val="009E1BA1"/>
    <w:rsid w:val="009E34A3"/>
    <w:rsid w:val="009E4300"/>
    <w:rsid w:val="009F2F41"/>
    <w:rsid w:val="009F317E"/>
    <w:rsid w:val="009F44D3"/>
    <w:rsid w:val="00A02D31"/>
    <w:rsid w:val="00A034DE"/>
    <w:rsid w:val="00A04CE1"/>
    <w:rsid w:val="00A06EC0"/>
    <w:rsid w:val="00A07115"/>
    <w:rsid w:val="00A2346B"/>
    <w:rsid w:val="00A23CBE"/>
    <w:rsid w:val="00A24039"/>
    <w:rsid w:val="00A2531E"/>
    <w:rsid w:val="00A259BB"/>
    <w:rsid w:val="00A31DBB"/>
    <w:rsid w:val="00A35F2D"/>
    <w:rsid w:val="00A37F05"/>
    <w:rsid w:val="00A41229"/>
    <w:rsid w:val="00A4204D"/>
    <w:rsid w:val="00A43F87"/>
    <w:rsid w:val="00A44740"/>
    <w:rsid w:val="00A52C68"/>
    <w:rsid w:val="00A53B76"/>
    <w:rsid w:val="00A55FB9"/>
    <w:rsid w:val="00A6284D"/>
    <w:rsid w:val="00A62C84"/>
    <w:rsid w:val="00A62FCC"/>
    <w:rsid w:val="00A658FB"/>
    <w:rsid w:val="00A7233D"/>
    <w:rsid w:val="00A72A46"/>
    <w:rsid w:val="00A73202"/>
    <w:rsid w:val="00A8673D"/>
    <w:rsid w:val="00A91223"/>
    <w:rsid w:val="00A92B96"/>
    <w:rsid w:val="00A93302"/>
    <w:rsid w:val="00AA03A3"/>
    <w:rsid w:val="00AA2160"/>
    <w:rsid w:val="00AA3D69"/>
    <w:rsid w:val="00AA4D10"/>
    <w:rsid w:val="00AA563F"/>
    <w:rsid w:val="00AB0DD1"/>
    <w:rsid w:val="00AB4112"/>
    <w:rsid w:val="00AB7AD8"/>
    <w:rsid w:val="00AC0F3A"/>
    <w:rsid w:val="00AC4276"/>
    <w:rsid w:val="00AC699B"/>
    <w:rsid w:val="00AD022C"/>
    <w:rsid w:val="00AD1202"/>
    <w:rsid w:val="00AD39E7"/>
    <w:rsid w:val="00AD40D6"/>
    <w:rsid w:val="00AD5CB0"/>
    <w:rsid w:val="00AD60BC"/>
    <w:rsid w:val="00AE396D"/>
    <w:rsid w:val="00AE4932"/>
    <w:rsid w:val="00AE5925"/>
    <w:rsid w:val="00AE7703"/>
    <w:rsid w:val="00AF0649"/>
    <w:rsid w:val="00AF1387"/>
    <w:rsid w:val="00AF5E45"/>
    <w:rsid w:val="00B00C65"/>
    <w:rsid w:val="00B02898"/>
    <w:rsid w:val="00B051DA"/>
    <w:rsid w:val="00B0739B"/>
    <w:rsid w:val="00B07EDD"/>
    <w:rsid w:val="00B175EE"/>
    <w:rsid w:val="00B2083A"/>
    <w:rsid w:val="00B214FA"/>
    <w:rsid w:val="00B2177D"/>
    <w:rsid w:val="00B27B84"/>
    <w:rsid w:val="00B30A69"/>
    <w:rsid w:val="00B3143F"/>
    <w:rsid w:val="00B32C4C"/>
    <w:rsid w:val="00B35672"/>
    <w:rsid w:val="00B368EF"/>
    <w:rsid w:val="00B36CC1"/>
    <w:rsid w:val="00B4121E"/>
    <w:rsid w:val="00B41773"/>
    <w:rsid w:val="00B4247F"/>
    <w:rsid w:val="00B45E77"/>
    <w:rsid w:val="00B4623E"/>
    <w:rsid w:val="00B521CD"/>
    <w:rsid w:val="00B52579"/>
    <w:rsid w:val="00B54499"/>
    <w:rsid w:val="00B645C3"/>
    <w:rsid w:val="00B66B85"/>
    <w:rsid w:val="00B7058A"/>
    <w:rsid w:val="00B722FB"/>
    <w:rsid w:val="00B72AAF"/>
    <w:rsid w:val="00B741B9"/>
    <w:rsid w:val="00B745BE"/>
    <w:rsid w:val="00B76428"/>
    <w:rsid w:val="00B76C55"/>
    <w:rsid w:val="00B775D2"/>
    <w:rsid w:val="00B80622"/>
    <w:rsid w:val="00B81BAF"/>
    <w:rsid w:val="00B81E24"/>
    <w:rsid w:val="00B8344A"/>
    <w:rsid w:val="00B844EC"/>
    <w:rsid w:val="00B852E6"/>
    <w:rsid w:val="00B85CDB"/>
    <w:rsid w:val="00B86922"/>
    <w:rsid w:val="00B87366"/>
    <w:rsid w:val="00B90437"/>
    <w:rsid w:val="00B93994"/>
    <w:rsid w:val="00B9712E"/>
    <w:rsid w:val="00B973E6"/>
    <w:rsid w:val="00BA038A"/>
    <w:rsid w:val="00BA045B"/>
    <w:rsid w:val="00BA165D"/>
    <w:rsid w:val="00BA1D53"/>
    <w:rsid w:val="00BA435C"/>
    <w:rsid w:val="00BB19C9"/>
    <w:rsid w:val="00BB21A6"/>
    <w:rsid w:val="00BB260B"/>
    <w:rsid w:val="00BB40B8"/>
    <w:rsid w:val="00BB487A"/>
    <w:rsid w:val="00BB4B73"/>
    <w:rsid w:val="00BB7441"/>
    <w:rsid w:val="00BC23C3"/>
    <w:rsid w:val="00BD21C8"/>
    <w:rsid w:val="00BD2C97"/>
    <w:rsid w:val="00BD5EA5"/>
    <w:rsid w:val="00BD6A7C"/>
    <w:rsid w:val="00BD7ADC"/>
    <w:rsid w:val="00BD7E03"/>
    <w:rsid w:val="00BD7F78"/>
    <w:rsid w:val="00BE06EF"/>
    <w:rsid w:val="00BE26B5"/>
    <w:rsid w:val="00BE2AEE"/>
    <w:rsid w:val="00BE3682"/>
    <w:rsid w:val="00BE56B7"/>
    <w:rsid w:val="00BF121D"/>
    <w:rsid w:val="00BF46E1"/>
    <w:rsid w:val="00BF59F4"/>
    <w:rsid w:val="00C00723"/>
    <w:rsid w:val="00C00B62"/>
    <w:rsid w:val="00C019D2"/>
    <w:rsid w:val="00C0419F"/>
    <w:rsid w:val="00C10B6E"/>
    <w:rsid w:val="00C11BE8"/>
    <w:rsid w:val="00C135CB"/>
    <w:rsid w:val="00C16107"/>
    <w:rsid w:val="00C176B7"/>
    <w:rsid w:val="00C20F60"/>
    <w:rsid w:val="00C20FB1"/>
    <w:rsid w:val="00C216D0"/>
    <w:rsid w:val="00C21888"/>
    <w:rsid w:val="00C223D1"/>
    <w:rsid w:val="00C23AA2"/>
    <w:rsid w:val="00C30EAD"/>
    <w:rsid w:val="00C31A56"/>
    <w:rsid w:val="00C3274B"/>
    <w:rsid w:val="00C3329A"/>
    <w:rsid w:val="00C3454A"/>
    <w:rsid w:val="00C357F1"/>
    <w:rsid w:val="00C370D7"/>
    <w:rsid w:val="00C37F2F"/>
    <w:rsid w:val="00C40FEC"/>
    <w:rsid w:val="00C411B9"/>
    <w:rsid w:val="00C42E69"/>
    <w:rsid w:val="00C51B62"/>
    <w:rsid w:val="00C52362"/>
    <w:rsid w:val="00C54023"/>
    <w:rsid w:val="00C55B4C"/>
    <w:rsid w:val="00C55BDB"/>
    <w:rsid w:val="00C56011"/>
    <w:rsid w:val="00C570C4"/>
    <w:rsid w:val="00C61714"/>
    <w:rsid w:val="00C62559"/>
    <w:rsid w:val="00C65C5C"/>
    <w:rsid w:val="00C66124"/>
    <w:rsid w:val="00C725C2"/>
    <w:rsid w:val="00C76CBA"/>
    <w:rsid w:val="00C77701"/>
    <w:rsid w:val="00C801A6"/>
    <w:rsid w:val="00C81C98"/>
    <w:rsid w:val="00C83545"/>
    <w:rsid w:val="00C84728"/>
    <w:rsid w:val="00C87AEF"/>
    <w:rsid w:val="00C90BA1"/>
    <w:rsid w:val="00C94036"/>
    <w:rsid w:val="00C94A01"/>
    <w:rsid w:val="00C960F4"/>
    <w:rsid w:val="00C97376"/>
    <w:rsid w:val="00CA04DB"/>
    <w:rsid w:val="00CA0E38"/>
    <w:rsid w:val="00CA1DBC"/>
    <w:rsid w:val="00CA2CDB"/>
    <w:rsid w:val="00CA301D"/>
    <w:rsid w:val="00CA3740"/>
    <w:rsid w:val="00CA3D08"/>
    <w:rsid w:val="00CA46B3"/>
    <w:rsid w:val="00CA5BA6"/>
    <w:rsid w:val="00CA67EF"/>
    <w:rsid w:val="00CA6D1D"/>
    <w:rsid w:val="00CB102F"/>
    <w:rsid w:val="00CB1862"/>
    <w:rsid w:val="00CB38D2"/>
    <w:rsid w:val="00CB67D0"/>
    <w:rsid w:val="00CC0319"/>
    <w:rsid w:val="00CC2837"/>
    <w:rsid w:val="00CC33BC"/>
    <w:rsid w:val="00CC5DD3"/>
    <w:rsid w:val="00CD1D1F"/>
    <w:rsid w:val="00CD2064"/>
    <w:rsid w:val="00CD2220"/>
    <w:rsid w:val="00CD238D"/>
    <w:rsid w:val="00CD5D88"/>
    <w:rsid w:val="00CD64DF"/>
    <w:rsid w:val="00CD760B"/>
    <w:rsid w:val="00CE1F8C"/>
    <w:rsid w:val="00CE68C6"/>
    <w:rsid w:val="00CE6D4C"/>
    <w:rsid w:val="00CF2341"/>
    <w:rsid w:val="00CF4660"/>
    <w:rsid w:val="00CF4F1D"/>
    <w:rsid w:val="00CF50DC"/>
    <w:rsid w:val="00CF6856"/>
    <w:rsid w:val="00CF716E"/>
    <w:rsid w:val="00CF7D90"/>
    <w:rsid w:val="00D03C8D"/>
    <w:rsid w:val="00D04164"/>
    <w:rsid w:val="00D05350"/>
    <w:rsid w:val="00D121E1"/>
    <w:rsid w:val="00D1450C"/>
    <w:rsid w:val="00D21354"/>
    <w:rsid w:val="00D226C2"/>
    <w:rsid w:val="00D241B4"/>
    <w:rsid w:val="00D26BB7"/>
    <w:rsid w:val="00D33519"/>
    <w:rsid w:val="00D354D5"/>
    <w:rsid w:val="00D354F3"/>
    <w:rsid w:val="00D36828"/>
    <w:rsid w:val="00D40C63"/>
    <w:rsid w:val="00D4115D"/>
    <w:rsid w:val="00D41D3A"/>
    <w:rsid w:val="00D44D64"/>
    <w:rsid w:val="00D472FA"/>
    <w:rsid w:val="00D50103"/>
    <w:rsid w:val="00D576C9"/>
    <w:rsid w:val="00D60C22"/>
    <w:rsid w:val="00D61ECD"/>
    <w:rsid w:val="00D6448E"/>
    <w:rsid w:val="00D6761B"/>
    <w:rsid w:val="00D67ED4"/>
    <w:rsid w:val="00D71534"/>
    <w:rsid w:val="00D73703"/>
    <w:rsid w:val="00D7381A"/>
    <w:rsid w:val="00D74300"/>
    <w:rsid w:val="00D74B26"/>
    <w:rsid w:val="00D75451"/>
    <w:rsid w:val="00D75771"/>
    <w:rsid w:val="00D80E83"/>
    <w:rsid w:val="00D84064"/>
    <w:rsid w:val="00D8523D"/>
    <w:rsid w:val="00D948EA"/>
    <w:rsid w:val="00D94BA0"/>
    <w:rsid w:val="00DA1A61"/>
    <w:rsid w:val="00DA1C6E"/>
    <w:rsid w:val="00DA312D"/>
    <w:rsid w:val="00DA35AB"/>
    <w:rsid w:val="00DA4425"/>
    <w:rsid w:val="00DB2105"/>
    <w:rsid w:val="00DB3A84"/>
    <w:rsid w:val="00DB4601"/>
    <w:rsid w:val="00DB4A54"/>
    <w:rsid w:val="00DB6374"/>
    <w:rsid w:val="00DB7671"/>
    <w:rsid w:val="00DB78A6"/>
    <w:rsid w:val="00DC1AC5"/>
    <w:rsid w:val="00DC4082"/>
    <w:rsid w:val="00DD040D"/>
    <w:rsid w:val="00DD0DAA"/>
    <w:rsid w:val="00DD556B"/>
    <w:rsid w:val="00DE58CC"/>
    <w:rsid w:val="00DE609F"/>
    <w:rsid w:val="00DE7899"/>
    <w:rsid w:val="00DF2C49"/>
    <w:rsid w:val="00DF7AC3"/>
    <w:rsid w:val="00E014D1"/>
    <w:rsid w:val="00E01F75"/>
    <w:rsid w:val="00E02928"/>
    <w:rsid w:val="00E04074"/>
    <w:rsid w:val="00E05E30"/>
    <w:rsid w:val="00E10F9E"/>
    <w:rsid w:val="00E149B4"/>
    <w:rsid w:val="00E15747"/>
    <w:rsid w:val="00E1674E"/>
    <w:rsid w:val="00E16936"/>
    <w:rsid w:val="00E22C78"/>
    <w:rsid w:val="00E22D0F"/>
    <w:rsid w:val="00E239C0"/>
    <w:rsid w:val="00E23D8F"/>
    <w:rsid w:val="00E242A1"/>
    <w:rsid w:val="00E25802"/>
    <w:rsid w:val="00E27A22"/>
    <w:rsid w:val="00E3074D"/>
    <w:rsid w:val="00E33409"/>
    <w:rsid w:val="00E355CF"/>
    <w:rsid w:val="00E36D28"/>
    <w:rsid w:val="00E40206"/>
    <w:rsid w:val="00E403B0"/>
    <w:rsid w:val="00E41DA6"/>
    <w:rsid w:val="00E45D9F"/>
    <w:rsid w:val="00E468DC"/>
    <w:rsid w:val="00E46EBE"/>
    <w:rsid w:val="00E47662"/>
    <w:rsid w:val="00E52FCD"/>
    <w:rsid w:val="00E54847"/>
    <w:rsid w:val="00E6075C"/>
    <w:rsid w:val="00E61F8B"/>
    <w:rsid w:val="00E62435"/>
    <w:rsid w:val="00E631BB"/>
    <w:rsid w:val="00E65AD3"/>
    <w:rsid w:val="00E66BF9"/>
    <w:rsid w:val="00E724EB"/>
    <w:rsid w:val="00E755A4"/>
    <w:rsid w:val="00E77E16"/>
    <w:rsid w:val="00E82A71"/>
    <w:rsid w:val="00E870A5"/>
    <w:rsid w:val="00E91972"/>
    <w:rsid w:val="00E95D9B"/>
    <w:rsid w:val="00E96D71"/>
    <w:rsid w:val="00EA0226"/>
    <w:rsid w:val="00EA0D05"/>
    <w:rsid w:val="00EA1E2E"/>
    <w:rsid w:val="00EA29D5"/>
    <w:rsid w:val="00EA5ED2"/>
    <w:rsid w:val="00EA6459"/>
    <w:rsid w:val="00EA6C01"/>
    <w:rsid w:val="00EA741E"/>
    <w:rsid w:val="00EB1B0A"/>
    <w:rsid w:val="00EB29DB"/>
    <w:rsid w:val="00EB2F19"/>
    <w:rsid w:val="00EB35A1"/>
    <w:rsid w:val="00EB3990"/>
    <w:rsid w:val="00EB49F4"/>
    <w:rsid w:val="00EC1748"/>
    <w:rsid w:val="00EC4B09"/>
    <w:rsid w:val="00EC6AF8"/>
    <w:rsid w:val="00ED06D0"/>
    <w:rsid w:val="00ED1345"/>
    <w:rsid w:val="00ED2E0D"/>
    <w:rsid w:val="00ED2F1A"/>
    <w:rsid w:val="00ED322F"/>
    <w:rsid w:val="00ED5E52"/>
    <w:rsid w:val="00ED77F2"/>
    <w:rsid w:val="00EE0AAB"/>
    <w:rsid w:val="00EE67D2"/>
    <w:rsid w:val="00EF23CB"/>
    <w:rsid w:val="00EF326A"/>
    <w:rsid w:val="00EF3AE2"/>
    <w:rsid w:val="00F00B00"/>
    <w:rsid w:val="00F00B44"/>
    <w:rsid w:val="00F01FFC"/>
    <w:rsid w:val="00F05446"/>
    <w:rsid w:val="00F06A2D"/>
    <w:rsid w:val="00F13526"/>
    <w:rsid w:val="00F14C9C"/>
    <w:rsid w:val="00F1641E"/>
    <w:rsid w:val="00F17050"/>
    <w:rsid w:val="00F1714A"/>
    <w:rsid w:val="00F20E32"/>
    <w:rsid w:val="00F23FD9"/>
    <w:rsid w:val="00F24B8F"/>
    <w:rsid w:val="00F24BBE"/>
    <w:rsid w:val="00F257B6"/>
    <w:rsid w:val="00F25FC1"/>
    <w:rsid w:val="00F30CB7"/>
    <w:rsid w:val="00F31A39"/>
    <w:rsid w:val="00F32944"/>
    <w:rsid w:val="00F355CC"/>
    <w:rsid w:val="00F36CF0"/>
    <w:rsid w:val="00F3726B"/>
    <w:rsid w:val="00F415A6"/>
    <w:rsid w:val="00F42DD8"/>
    <w:rsid w:val="00F446CC"/>
    <w:rsid w:val="00F45771"/>
    <w:rsid w:val="00F46648"/>
    <w:rsid w:val="00F51857"/>
    <w:rsid w:val="00F537BF"/>
    <w:rsid w:val="00F53945"/>
    <w:rsid w:val="00F54059"/>
    <w:rsid w:val="00F55C0D"/>
    <w:rsid w:val="00F6187E"/>
    <w:rsid w:val="00F65A27"/>
    <w:rsid w:val="00F65FB1"/>
    <w:rsid w:val="00F666BD"/>
    <w:rsid w:val="00F66D8B"/>
    <w:rsid w:val="00F706B7"/>
    <w:rsid w:val="00F715F7"/>
    <w:rsid w:val="00F72BAD"/>
    <w:rsid w:val="00F75685"/>
    <w:rsid w:val="00F75E88"/>
    <w:rsid w:val="00F816EF"/>
    <w:rsid w:val="00F862C2"/>
    <w:rsid w:val="00F862C7"/>
    <w:rsid w:val="00F86DF1"/>
    <w:rsid w:val="00F90656"/>
    <w:rsid w:val="00F9610C"/>
    <w:rsid w:val="00F96BC8"/>
    <w:rsid w:val="00FA0EE3"/>
    <w:rsid w:val="00FA4B7A"/>
    <w:rsid w:val="00FA71AD"/>
    <w:rsid w:val="00FB12E8"/>
    <w:rsid w:val="00FB3192"/>
    <w:rsid w:val="00FB60E1"/>
    <w:rsid w:val="00FB7694"/>
    <w:rsid w:val="00FC0362"/>
    <w:rsid w:val="00FC3772"/>
    <w:rsid w:val="00FC383E"/>
    <w:rsid w:val="00FC50D4"/>
    <w:rsid w:val="00FD07F3"/>
    <w:rsid w:val="00FD259A"/>
    <w:rsid w:val="00FD4289"/>
    <w:rsid w:val="00FD4FD4"/>
    <w:rsid w:val="00FD7F39"/>
    <w:rsid w:val="00FE1C7B"/>
    <w:rsid w:val="00FE48F7"/>
    <w:rsid w:val="00FE66A6"/>
    <w:rsid w:val="00FE698C"/>
    <w:rsid w:val="00FF064A"/>
    <w:rsid w:val="00FF06DB"/>
    <w:rsid w:val="00FF2D6B"/>
    <w:rsid w:val="00FF4F92"/>
    <w:rsid w:val="00FF6520"/>
    <w:rsid w:val="00FF7800"/>
  </w:rsids>
  <m:mathPr>
    <m:mathFont m:val="Cambria Math"/>
    <m:brkBin m:val="before"/>
    <m:brkBinSub m:val="--"/>
    <m:smallFrac/>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Elbow Connector 12"/>
        <o:r id="V:Rule2" type="connector" idref="#Elbow Connector 1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9D2"/>
  </w:style>
  <w:style w:type="paragraph" w:styleId="Heading1">
    <w:name w:val="heading 1"/>
    <w:basedOn w:val="Normal"/>
    <w:next w:val="Normal"/>
    <w:link w:val="Heading1Char"/>
    <w:uiPriority w:val="9"/>
    <w:qFormat/>
    <w:rsid w:val="004D2239"/>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239"/>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 w:type="character" w:styleId="CommentReference">
    <w:name w:val="annotation reference"/>
    <w:basedOn w:val="DefaultParagraphFont"/>
    <w:uiPriority w:val="99"/>
    <w:semiHidden/>
    <w:unhideWhenUsed/>
    <w:rsid w:val="00C16107"/>
    <w:rPr>
      <w:sz w:val="16"/>
      <w:szCs w:val="16"/>
    </w:rPr>
  </w:style>
  <w:style w:type="paragraph" w:styleId="CommentText">
    <w:name w:val="annotation text"/>
    <w:basedOn w:val="Normal"/>
    <w:link w:val="CommentTextChar"/>
    <w:uiPriority w:val="99"/>
    <w:semiHidden/>
    <w:unhideWhenUsed/>
    <w:rsid w:val="00C16107"/>
    <w:pPr>
      <w:spacing w:line="240" w:lineRule="auto"/>
    </w:pPr>
    <w:rPr>
      <w:sz w:val="20"/>
      <w:szCs w:val="20"/>
    </w:rPr>
  </w:style>
  <w:style w:type="character" w:customStyle="1" w:styleId="CommentTextChar">
    <w:name w:val="Comment Text Char"/>
    <w:basedOn w:val="DefaultParagraphFont"/>
    <w:link w:val="CommentText"/>
    <w:uiPriority w:val="99"/>
    <w:semiHidden/>
    <w:rsid w:val="00C16107"/>
    <w:rPr>
      <w:sz w:val="20"/>
      <w:szCs w:val="20"/>
    </w:rPr>
  </w:style>
  <w:style w:type="paragraph" w:styleId="CommentSubject">
    <w:name w:val="annotation subject"/>
    <w:basedOn w:val="CommentText"/>
    <w:next w:val="CommentText"/>
    <w:link w:val="CommentSubjectChar"/>
    <w:uiPriority w:val="99"/>
    <w:semiHidden/>
    <w:unhideWhenUsed/>
    <w:rsid w:val="00C16107"/>
    <w:rPr>
      <w:b/>
      <w:bCs/>
    </w:rPr>
  </w:style>
  <w:style w:type="character" w:customStyle="1" w:styleId="CommentSubjectChar">
    <w:name w:val="Comment Subject Char"/>
    <w:basedOn w:val="CommentTextChar"/>
    <w:link w:val="CommentSubject"/>
    <w:uiPriority w:val="99"/>
    <w:semiHidden/>
    <w:rsid w:val="00C1610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2239"/>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239"/>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40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theme" Target="theme/theme1.xml"/><Relationship Id="rId21" Type="http://schemas.openxmlformats.org/officeDocument/2006/relationships/image" Target="media/image7.wmf"/><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5.bin"/><Relationship Id="rId32" Type="http://schemas.openxmlformats.org/officeDocument/2006/relationships/image" Target="media/image13.emf"/><Relationship Id="rId37" Type="http://schemas.openxmlformats.org/officeDocument/2006/relationships/hyperlink" Target="http://www.nimh.nih.gov/health/topics/schizophrenia/index.shtml" TargetMode="Externa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image" Target="media/image17.emf"/><Relationship Id="rId10" Type="http://schemas.openxmlformats.org/officeDocument/2006/relationships/hyperlink" Target="file:///D:\IIT\l\Final_Year_Project\DNA_Inherit_Disease_Indentiyer\IIDDNA_Review_Paper\ach.chathuranga@gmail.com" TargetMode="External"/><Relationship Id="rId19" Type="http://schemas.openxmlformats.org/officeDocument/2006/relationships/image" Target="media/image6.wmf"/><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mailto:lmanohara99@gmail.com" TargetMode="External"/><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CE219-2C1C-43C9-92FF-1675A5FE4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4679</TotalTime>
  <Pages>1</Pages>
  <Words>25719</Words>
  <Characters>146601</Characters>
  <Application>Microsoft Office Word</Application>
  <DocSecurity>0</DocSecurity>
  <Lines>1221</Lines>
  <Paragraphs>343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171977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984</cp:revision>
  <cp:lastPrinted>2014-10-22T19:18:00Z</cp:lastPrinted>
  <dcterms:created xsi:type="dcterms:W3CDTF">2014-10-12T02:45:00Z</dcterms:created>
  <dcterms:modified xsi:type="dcterms:W3CDTF">2015-04-11T09:08:00Z</dcterms:modified>
</cp:coreProperties>
</file>